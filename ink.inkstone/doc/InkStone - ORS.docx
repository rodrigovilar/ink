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1253" w:rsidRDefault="00591253" w:rsidP="00591253"/>
    <w:p w:rsidR="00591253" w:rsidRDefault="009D4CE8" w:rsidP="00591253">
      <w:pPr>
        <w:pStyle w:val="a7"/>
      </w:pPr>
      <w:r>
        <w:t>Opera</w:t>
      </w:r>
      <w:r w:rsidR="00591253" w:rsidRPr="00591253">
        <w:t>tional</w:t>
      </w:r>
    </w:p>
    <w:p w:rsidR="00591253" w:rsidRDefault="00591253" w:rsidP="00591253">
      <w:pPr>
        <w:pStyle w:val="a7"/>
      </w:pPr>
      <w:r w:rsidRPr="00591253">
        <w:t>Requirements</w:t>
      </w:r>
    </w:p>
    <w:p w:rsidR="002D509C" w:rsidRDefault="00591253" w:rsidP="00591253">
      <w:pPr>
        <w:pStyle w:val="a7"/>
      </w:pPr>
      <w:r w:rsidRPr="00591253">
        <w:t>Specifications</w:t>
      </w:r>
    </w:p>
    <w:p w:rsidR="00805628" w:rsidRDefault="00591253" w:rsidP="00591253">
      <w:pPr>
        <w:pStyle w:val="a9"/>
      </w:pPr>
      <w:r w:rsidRPr="00591253">
        <w:t>Of</w:t>
      </w:r>
      <w:r>
        <w:t xml:space="preserve"> the Eclipse </w:t>
      </w:r>
      <w:r w:rsidRPr="00805628">
        <w:rPr>
          <w:rFonts w:ascii="Forte" w:hAnsi="Forte"/>
        </w:rPr>
        <w:t>inkstone</w:t>
      </w:r>
      <w:r>
        <w:t xml:space="preserve"> Plugin</w:t>
      </w:r>
    </w:p>
    <w:p w:rsidR="00367472" w:rsidRDefault="00367472" w:rsidP="00367472"/>
    <w:p w:rsidR="00367472" w:rsidRDefault="00367472" w:rsidP="00367472"/>
    <w:p w:rsidR="00367472" w:rsidRDefault="00367472" w:rsidP="00367472"/>
    <w:p w:rsidR="00367472" w:rsidRDefault="00367472" w:rsidP="00367472"/>
    <w:p w:rsidR="00367472" w:rsidRDefault="00367472" w:rsidP="00367472"/>
    <w:p w:rsidR="00367472" w:rsidRDefault="00367472" w:rsidP="00367472"/>
    <w:p w:rsidR="00367472" w:rsidRDefault="00367472" w:rsidP="00367472"/>
    <w:p w:rsidR="00367472" w:rsidRDefault="00367472" w:rsidP="00367472"/>
    <w:p w:rsidR="00367472" w:rsidRDefault="00367472" w:rsidP="00367472"/>
    <w:p w:rsidR="00367472" w:rsidRDefault="00367472" w:rsidP="00367472"/>
    <w:p w:rsidR="00367472" w:rsidRPr="00AA798A" w:rsidRDefault="00367472" w:rsidP="002629CF">
      <w:pPr>
        <w:rPr>
          <w:u w:val="single"/>
        </w:rPr>
      </w:pPr>
      <w:r>
        <w:t>Document version</w:t>
      </w:r>
      <w:r>
        <w:tab/>
        <w:t>:</w:t>
      </w:r>
      <w:r>
        <w:tab/>
      </w:r>
      <w:r w:rsidR="00AA798A" w:rsidRPr="00AA798A">
        <w:rPr>
          <w:u w:val="single"/>
        </w:rPr>
        <w:t>2</w:t>
      </w:r>
      <w:del w:id="0" w:author="עופר קלוו" w:date="2013-10-02T23:16:00Z">
        <w:r w:rsidRPr="00AA798A" w:rsidDel="008141D2">
          <w:rPr>
            <w:u w:val="single"/>
          </w:rPr>
          <w:delText>.</w:delText>
        </w:r>
      </w:del>
      <w:ins w:id="1" w:author="עופר קלוו" w:date="2013-10-02T23:16:00Z">
        <w:r w:rsidR="008141D2" w:rsidRPr="00AA798A">
          <w:rPr>
            <w:u w:val="single"/>
          </w:rPr>
          <w:t xml:space="preserve">. </w:t>
        </w:r>
      </w:ins>
      <w:del w:id="2" w:author="עופר קלוו" w:date="2013-09-25T22:45:00Z">
        <w:r w:rsidRPr="00AA798A" w:rsidDel="002629CF">
          <w:rPr>
            <w:u w:val="single"/>
          </w:rPr>
          <w:delText>0</w:delText>
        </w:r>
      </w:del>
      <w:ins w:id="3" w:author="עופר קלוו" w:date="2013-09-25T22:45:00Z">
        <w:r w:rsidR="002629CF">
          <w:rPr>
            <w:u w:val="single"/>
          </w:rPr>
          <w:t>5</w:t>
        </w:r>
      </w:ins>
    </w:p>
    <w:p w:rsidR="003C0D14" w:rsidRPr="00AA798A" w:rsidRDefault="003C0D14">
      <w:pPr>
        <w:rPr>
          <w:u w:val="single"/>
        </w:rPr>
      </w:pPr>
      <w:r>
        <w:t>Document date</w:t>
      </w:r>
      <w:r>
        <w:tab/>
      </w:r>
      <w:r>
        <w:tab/>
        <w:t>:</w:t>
      </w:r>
      <w:r>
        <w:tab/>
      </w:r>
      <w:r w:rsidR="00AA798A" w:rsidRPr="00AA798A">
        <w:rPr>
          <w:u w:val="single"/>
        </w:rPr>
        <w:t>25</w:t>
      </w:r>
      <w:r w:rsidRPr="00AA798A">
        <w:rPr>
          <w:u w:val="single"/>
        </w:rPr>
        <w:t>/0</w:t>
      </w:r>
      <w:r w:rsidR="00AA798A" w:rsidRPr="00AA798A">
        <w:rPr>
          <w:u w:val="single"/>
        </w:rPr>
        <w:t>9</w:t>
      </w:r>
      <w:r w:rsidRPr="00AA798A">
        <w:rPr>
          <w:u w:val="single"/>
        </w:rPr>
        <w:t>/</w:t>
      </w:r>
      <w:del w:id="4" w:author="עופר קלוו" w:date="2013-09-25T22:45:00Z">
        <w:r w:rsidRPr="00AA798A" w:rsidDel="002629CF">
          <w:rPr>
            <w:u w:val="single"/>
          </w:rPr>
          <w:delText>2012</w:delText>
        </w:r>
      </w:del>
      <w:ins w:id="5" w:author="עופר קלוו" w:date="2013-09-25T22:45:00Z">
        <w:r w:rsidR="002629CF" w:rsidRPr="00AA798A">
          <w:rPr>
            <w:u w:val="single"/>
          </w:rPr>
          <w:t>201</w:t>
        </w:r>
        <w:r w:rsidR="002629CF">
          <w:rPr>
            <w:u w:val="single"/>
          </w:rPr>
          <w:t>3</w:t>
        </w:r>
      </w:ins>
    </w:p>
    <w:p w:rsidR="00AA798A" w:rsidRDefault="00367472" w:rsidP="00367472">
      <w:r>
        <w:t>Author</w:t>
      </w:r>
      <w:r>
        <w:tab/>
      </w:r>
      <w:r>
        <w:tab/>
      </w:r>
      <w:r>
        <w:tab/>
        <w:t>:</w:t>
      </w:r>
      <w:r>
        <w:tab/>
      </w:r>
      <w:r w:rsidRPr="00AA798A">
        <w:rPr>
          <w:u w:val="single"/>
        </w:rPr>
        <w:t>Ofer Calvo</w:t>
      </w:r>
      <w:r>
        <w:t xml:space="preserve"> </w:t>
      </w:r>
    </w:p>
    <w:p w:rsidR="004F5905" w:rsidRDefault="00AA798A">
      <w:pPr>
        <w:tabs>
          <w:tab w:val="left" w:pos="2156"/>
        </w:tabs>
        <w:ind w:left="2835" w:hanging="2835"/>
      </w:pPr>
      <w:r>
        <w:t>Version remarks</w:t>
      </w:r>
      <w:r>
        <w:tab/>
        <w:t>:</w:t>
      </w:r>
      <w:r>
        <w:tab/>
      </w:r>
      <w:r>
        <w:rPr>
          <w:u w:val="single"/>
        </w:rPr>
        <w:t xml:space="preserve">Requirements update at the “INK </w:t>
      </w:r>
      <w:del w:id="6" w:author="עופר קלוו" w:date="2013-09-25T22:46:00Z">
        <w:r w:rsidDel="002629CF">
          <w:rPr>
            <w:u w:val="single"/>
          </w:rPr>
          <w:delText xml:space="preserve">Kiosk </w:delText>
        </w:r>
      </w:del>
      <w:ins w:id="7" w:author="עופר קלוו" w:date="2013-09-25T22:46:00Z">
        <w:r w:rsidR="002629CF">
          <w:rPr>
            <w:u w:val="single"/>
          </w:rPr>
          <w:t xml:space="preserve">Properties </w:t>
        </w:r>
      </w:ins>
      <w:r>
        <w:rPr>
          <w:u w:val="single"/>
        </w:rPr>
        <w:t>View” requirements.</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4F5905">
        <w:br w:type="page"/>
      </w:r>
    </w:p>
    <w:p w:rsidR="000B0A21" w:rsidRDefault="000B0A21" w:rsidP="004F5905">
      <w:pPr>
        <w:pStyle w:val="a9"/>
      </w:pPr>
    </w:p>
    <w:p w:rsidR="004F5905" w:rsidRDefault="004F5905" w:rsidP="004F5905">
      <w:pPr>
        <w:pStyle w:val="a9"/>
      </w:pPr>
      <w:r>
        <w:t>Content List:</w:t>
      </w:r>
    </w:p>
    <w:p w:rsidR="00961B62" w:rsidRDefault="005C4C2F">
      <w:pPr>
        <w:pStyle w:val="TOC1"/>
        <w:tabs>
          <w:tab w:val="left" w:pos="440"/>
          <w:tab w:val="right" w:leader="dot" w:pos="10338"/>
        </w:tabs>
        <w:rPr>
          <w:rFonts w:eastAsiaTheme="minorEastAsia"/>
          <w:noProof/>
        </w:rPr>
      </w:pPr>
      <w:r>
        <w:fldChar w:fldCharType="begin"/>
      </w:r>
      <w:r w:rsidR="004F5905">
        <w:instrText xml:space="preserve"> TOC \o "1-3" \u </w:instrText>
      </w:r>
      <w:r>
        <w:fldChar w:fldCharType="separate"/>
      </w:r>
      <w:r w:rsidR="00961B62">
        <w:rPr>
          <w:noProof/>
        </w:rPr>
        <w:t>1</w:t>
      </w:r>
      <w:r w:rsidR="00961B62">
        <w:rPr>
          <w:rFonts w:eastAsiaTheme="minorEastAsia"/>
          <w:noProof/>
        </w:rPr>
        <w:tab/>
      </w:r>
      <w:r w:rsidR="00961B62">
        <w:rPr>
          <w:noProof/>
        </w:rPr>
        <w:t>Abstract</w:t>
      </w:r>
      <w:r w:rsidR="00961B62">
        <w:rPr>
          <w:noProof/>
        </w:rPr>
        <w:tab/>
      </w:r>
      <w:r w:rsidR="00961B62">
        <w:rPr>
          <w:noProof/>
        </w:rPr>
        <w:fldChar w:fldCharType="begin"/>
      </w:r>
      <w:r w:rsidR="00961B62">
        <w:rPr>
          <w:noProof/>
        </w:rPr>
        <w:instrText xml:space="preserve"> PAGEREF _Toc336467583 \h </w:instrText>
      </w:r>
      <w:r w:rsidR="00961B62">
        <w:rPr>
          <w:noProof/>
        </w:rPr>
      </w:r>
      <w:r w:rsidR="00961B62">
        <w:rPr>
          <w:noProof/>
        </w:rPr>
        <w:fldChar w:fldCharType="separate"/>
      </w:r>
      <w:ins w:id="8" w:author="עופר קלוו" w:date="2013-09-27T00:11:00Z">
        <w:r w:rsidR="00413E2E">
          <w:rPr>
            <w:noProof/>
          </w:rPr>
          <w:t>1</w:t>
        </w:r>
      </w:ins>
      <w:del w:id="9" w:author="עופר קלוו" w:date="2013-09-25T22:38:00Z">
        <w:r w:rsidR="002629CF" w:rsidDel="002629CF">
          <w:rPr>
            <w:noProof/>
          </w:rPr>
          <w:delText>1</w:delText>
        </w:r>
      </w:del>
      <w:r w:rsidR="00961B62">
        <w:rPr>
          <w:noProof/>
        </w:rPr>
        <w:fldChar w:fldCharType="end"/>
      </w:r>
    </w:p>
    <w:p w:rsidR="00961B62" w:rsidRDefault="00961B62">
      <w:pPr>
        <w:pStyle w:val="TOC2"/>
        <w:tabs>
          <w:tab w:val="left" w:pos="880"/>
          <w:tab w:val="right" w:leader="dot" w:pos="10338"/>
        </w:tabs>
        <w:rPr>
          <w:rFonts w:eastAsiaTheme="minorEastAsia"/>
          <w:noProof/>
        </w:rPr>
      </w:pPr>
      <w:r>
        <w:rPr>
          <w:noProof/>
        </w:rPr>
        <w:t>1.1</w:t>
      </w:r>
      <w:r>
        <w:rPr>
          <w:rFonts w:eastAsiaTheme="minorEastAsia"/>
          <w:noProof/>
        </w:rPr>
        <w:tab/>
      </w:r>
      <w:r>
        <w:rPr>
          <w:noProof/>
        </w:rPr>
        <w:t>Abbreviations list</w:t>
      </w:r>
      <w:r>
        <w:rPr>
          <w:noProof/>
        </w:rPr>
        <w:tab/>
      </w:r>
      <w:r>
        <w:rPr>
          <w:noProof/>
        </w:rPr>
        <w:fldChar w:fldCharType="begin"/>
      </w:r>
      <w:r>
        <w:rPr>
          <w:noProof/>
        </w:rPr>
        <w:instrText xml:space="preserve"> PAGEREF _Toc336467584 \h </w:instrText>
      </w:r>
      <w:r>
        <w:rPr>
          <w:noProof/>
        </w:rPr>
      </w:r>
      <w:r>
        <w:rPr>
          <w:noProof/>
        </w:rPr>
        <w:fldChar w:fldCharType="separate"/>
      </w:r>
      <w:ins w:id="10" w:author="עופר קלוו" w:date="2013-09-27T00:11:00Z">
        <w:r w:rsidR="00413E2E">
          <w:rPr>
            <w:noProof/>
          </w:rPr>
          <w:t>1</w:t>
        </w:r>
      </w:ins>
      <w:del w:id="11" w:author="עופר קלוו" w:date="2013-09-25T22:38:00Z">
        <w:r w:rsidR="002629CF" w:rsidDel="002629CF">
          <w:rPr>
            <w:noProof/>
          </w:rPr>
          <w:delText>1</w:delText>
        </w:r>
      </w:del>
      <w:r>
        <w:rPr>
          <w:noProof/>
        </w:rPr>
        <w:fldChar w:fldCharType="end"/>
      </w:r>
    </w:p>
    <w:p w:rsidR="00961B62" w:rsidRDefault="00961B62">
      <w:pPr>
        <w:pStyle w:val="TOC2"/>
        <w:tabs>
          <w:tab w:val="left" w:pos="880"/>
          <w:tab w:val="right" w:leader="dot" w:pos="10338"/>
        </w:tabs>
        <w:rPr>
          <w:rFonts w:eastAsiaTheme="minorEastAsia"/>
          <w:noProof/>
        </w:rPr>
      </w:pPr>
      <w:r>
        <w:rPr>
          <w:noProof/>
        </w:rPr>
        <w:t>1.2</w:t>
      </w:r>
      <w:r>
        <w:rPr>
          <w:rFonts w:eastAsiaTheme="minorEastAsia"/>
          <w:noProof/>
        </w:rPr>
        <w:tab/>
      </w:r>
      <w:r>
        <w:rPr>
          <w:noProof/>
        </w:rPr>
        <w:t>Definitions</w:t>
      </w:r>
      <w:r>
        <w:rPr>
          <w:noProof/>
        </w:rPr>
        <w:tab/>
      </w:r>
      <w:r>
        <w:rPr>
          <w:noProof/>
        </w:rPr>
        <w:fldChar w:fldCharType="begin"/>
      </w:r>
      <w:r>
        <w:rPr>
          <w:noProof/>
        </w:rPr>
        <w:instrText xml:space="preserve"> PAGEREF _Toc336467585 \h </w:instrText>
      </w:r>
      <w:r>
        <w:rPr>
          <w:noProof/>
        </w:rPr>
      </w:r>
      <w:r>
        <w:rPr>
          <w:noProof/>
        </w:rPr>
        <w:fldChar w:fldCharType="separate"/>
      </w:r>
      <w:ins w:id="12" w:author="עופר קלוו" w:date="2013-09-27T00:11:00Z">
        <w:r w:rsidR="00413E2E">
          <w:rPr>
            <w:noProof/>
          </w:rPr>
          <w:t>1</w:t>
        </w:r>
      </w:ins>
      <w:del w:id="13" w:author="עופר קלוו" w:date="2013-09-25T22:38:00Z">
        <w:r w:rsidR="002629CF" w:rsidDel="002629CF">
          <w:rPr>
            <w:noProof/>
          </w:rPr>
          <w:delText>1</w:delText>
        </w:r>
      </w:del>
      <w:r>
        <w:rPr>
          <w:noProof/>
        </w:rPr>
        <w:fldChar w:fldCharType="end"/>
      </w:r>
    </w:p>
    <w:p w:rsidR="00961B62" w:rsidRDefault="00961B62">
      <w:pPr>
        <w:pStyle w:val="TOC2"/>
        <w:tabs>
          <w:tab w:val="left" w:pos="880"/>
          <w:tab w:val="right" w:leader="dot" w:pos="10338"/>
        </w:tabs>
        <w:rPr>
          <w:rFonts w:eastAsiaTheme="minorEastAsia"/>
          <w:noProof/>
        </w:rPr>
      </w:pPr>
      <w:r>
        <w:rPr>
          <w:noProof/>
        </w:rPr>
        <w:t>1.3</w:t>
      </w:r>
      <w:r>
        <w:rPr>
          <w:rFonts w:eastAsiaTheme="minorEastAsia"/>
          <w:noProof/>
        </w:rPr>
        <w:tab/>
      </w:r>
      <w:r>
        <w:rPr>
          <w:noProof/>
        </w:rPr>
        <w:t>Applicable Documents</w:t>
      </w:r>
      <w:r>
        <w:rPr>
          <w:noProof/>
        </w:rPr>
        <w:tab/>
      </w:r>
      <w:r>
        <w:rPr>
          <w:noProof/>
        </w:rPr>
        <w:fldChar w:fldCharType="begin"/>
      </w:r>
      <w:r>
        <w:rPr>
          <w:noProof/>
        </w:rPr>
        <w:instrText xml:space="preserve"> PAGEREF _Toc336467586 \h </w:instrText>
      </w:r>
      <w:r>
        <w:rPr>
          <w:noProof/>
        </w:rPr>
      </w:r>
      <w:r>
        <w:rPr>
          <w:noProof/>
        </w:rPr>
        <w:fldChar w:fldCharType="separate"/>
      </w:r>
      <w:ins w:id="14" w:author="עופר קלוו" w:date="2013-09-27T00:11:00Z">
        <w:r w:rsidR="00413E2E">
          <w:rPr>
            <w:noProof/>
          </w:rPr>
          <w:t>1</w:t>
        </w:r>
      </w:ins>
      <w:del w:id="15" w:author="עופר קלוו" w:date="2013-09-25T22:38:00Z">
        <w:r w:rsidR="002629CF" w:rsidDel="002629CF">
          <w:rPr>
            <w:noProof/>
          </w:rPr>
          <w:delText>1</w:delText>
        </w:r>
      </w:del>
      <w:r>
        <w:rPr>
          <w:noProof/>
        </w:rPr>
        <w:fldChar w:fldCharType="end"/>
      </w:r>
    </w:p>
    <w:p w:rsidR="00961B62" w:rsidRDefault="00961B62">
      <w:pPr>
        <w:pStyle w:val="TOC1"/>
        <w:tabs>
          <w:tab w:val="left" w:pos="440"/>
          <w:tab w:val="right" w:leader="dot" w:pos="10338"/>
        </w:tabs>
        <w:rPr>
          <w:rFonts w:eastAsiaTheme="minorEastAsia"/>
          <w:noProof/>
        </w:rPr>
      </w:pPr>
      <w:r>
        <w:rPr>
          <w:noProof/>
        </w:rPr>
        <w:t>2</w:t>
      </w:r>
      <w:r>
        <w:rPr>
          <w:rFonts w:eastAsiaTheme="minorEastAsia"/>
          <w:noProof/>
        </w:rPr>
        <w:tab/>
      </w:r>
      <w:r>
        <w:rPr>
          <w:noProof/>
        </w:rPr>
        <w:t>Operational principles</w:t>
      </w:r>
      <w:r>
        <w:rPr>
          <w:noProof/>
        </w:rPr>
        <w:tab/>
      </w:r>
      <w:r>
        <w:rPr>
          <w:noProof/>
        </w:rPr>
        <w:fldChar w:fldCharType="begin"/>
      </w:r>
      <w:r>
        <w:rPr>
          <w:noProof/>
        </w:rPr>
        <w:instrText xml:space="preserve"> PAGEREF _Toc336467587 \h </w:instrText>
      </w:r>
      <w:r>
        <w:rPr>
          <w:noProof/>
        </w:rPr>
      </w:r>
      <w:r>
        <w:rPr>
          <w:noProof/>
        </w:rPr>
        <w:fldChar w:fldCharType="separate"/>
      </w:r>
      <w:ins w:id="16" w:author="עופר קלוו" w:date="2013-09-27T00:11:00Z">
        <w:r w:rsidR="00413E2E">
          <w:rPr>
            <w:noProof/>
          </w:rPr>
          <w:t>1</w:t>
        </w:r>
      </w:ins>
      <w:del w:id="17" w:author="עופר קלוו" w:date="2013-09-25T22:38:00Z">
        <w:r w:rsidR="002629CF" w:rsidDel="002629CF">
          <w:rPr>
            <w:noProof/>
          </w:rPr>
          <w:delText>1</w:delText>
        </w:r>
      </w:del>
      <w:r>
        <w:rPr>
          <w:noProof/>
        </w:rPr>
        <w:fldChar w:fldCharType="end"/>
      </w:r>
    </w:p>
    <w:p w:rsidR="00961B62" w:rsidRDefault="00961B62">
      <w:pPr>
        <w:pStyle w:val="TOC1"/>
        <w:tabs>
          <w:tab w:val="left" w:pos="440"/>
          <w:tab w:val="right" w:leader="dot" w:pos="10338"/>
        </w:tabs>
        <w:rPr>
          <w:rFonts w:eastAsiaTheme="minorEastAsia"/>
          <w:noProof/>
        </w:rPr>
      </w:pPr>
      <w:r>
        <w:rPr>
          <w:noProof/>
        </w:rPr>
        <w:t>3</w:t>
      </w:r>
      <w:r>
        <w:rPr>
          <w:rFonts w:eastAsiaTheme="minorEastAsia"/>
          <w:noProof/>
        </w:rPr>
        <w:tab/>
      </w:r>
      <w:r>
        <w:rPr>
          <w:noProof/>
        </w:rPr>
        <w:t>Graphic interface design</w:t>
      </w:r>
      <w:r>
        <w:rPr>
          <w:noProof/>
        </w:rPr>
        <w:tab/>
      </w:r>
      <w:r>
        <w:rPr>
          <w:noProof/>
        </w:rPr>
        <w:fldChar w:fldCharType="begin"/>
      </w:r>
      <w:r>
        <w:rPr>
          <w:noProof/>
        </w:rPr>
        <w:instrText xml:space="preserve"> PAGEREF _Toc336467588 \h </w:instrText>
      </w:r>
      <w:r>
        <w:rPr>
          <w:noProof/>
        </w:rPr>
      </w:r>
      <w:r>
        <w:rPr>
          <w:noProof/>
        </w:rPr>
        <w:fldChar w:fldCharType="separate"/>
      </w:r>
      <w:ins w:id="18" w:author="עופר קלוו" w:date="2013-09-27T00:11:00Z">
        <w:r w:rsidR="00413E2E">
          <w:rPr>
            <w:noProof/>
          </w:rPr>
          <w:t>1</w:t>
        </w:r>
      </w:ins>
      <w:del w:id="19" w:author="עופר קלוו" w:date="2013-09-25T22:38:00Z">
        <w:r w:rsidR="002629CF" w:rsidDel="002629CF">
          <w:rPr>
            <w:noProof/>
          </w:rPr>
          <w:delText>1</w:delText>
        </w:r>
      </w:del>
      <w:r>
        <w:rPr>
          <w:noProof/>
        </w:rPr>
        <w:fldChar w:fldCharType="end"/>
      </w:r>
    </w:p>
    <w:p w:rsidR="00961B62" w:rsidRDefault="00961B62">
      <w:pPr>
        <w:pStyle w:val="TOC2"/>
        <w:tabs>
          <w:tab w:val="left" w:pos="880"/>
          <w:tab w:val="right" w:leader="dot" w:pos="10338"/>
        </w:tabs>
        <w:rPr>
          <w:rFonts w:eastAsiaTheme="minorEastAsia"/>
          <w:noProof/>
        </w:rPr>
      </w:pPr>
      <w:r>
        <w:rPr>
          <w:noProof/>
        </w:rPr>
        <w:t>3.1</w:t>
      </w:r>
      <w:r>
        <w:rPr>
          <w:rFonts w:eastAsiaTheme="minorEastAsia"/>
          <w:noProof/>
        </w:rPr>
        <w:tab/>
      </w:r>
      <w:r>
        <w:rPr>
          <w:noProof/>
        </w:rPr>
        <w:t>Plugin views</w:t>
      </w:r>
      <w:r>
        <w:rPr>
          <w:noProof/>
        </w:rPr>
        <w:tab/>
      </w:r>
      <w:r>
        <w:rPr>
          <w:noProof/>
        </w:rPr>
        <w:fldChar w:fldCharType="begin"/>
      </w:r>
      <w:r>
        <w:rPr>
          <w:noProof/>
        </w:rPr>
        <w:instrText xml:space="preserve"> PAGEREF _Toc336467589 \h </w:instrText>
      </w:r>
      <w:r>
        <w:rPr>
          <w:noProof/>
        </w:rPr>
      </w:r>
      <w:r>
        <w:rPr>
          <w:noProof/>
        </w:rPr>
        <w:fldChar w:fldCharType="separate"/>
      </w:r>
      <w:ins w:id="20" w:author="עופר קלוו" w:date="2013-09-27T00:11:00Z">
        <w:r w:rsidR="00413E2E">
          <w:rPr>
            <w:noProof/>
          </w:rPr>
          <w:t>1</w:t>
        </w:r>
      </w:ins>
      <w:del w:id="21" w:author="עופר קלוו" w:date="2013-09-25T22:38:00Z">
        <w:r w:rsidR="002629CF" w:rsidDel="002629CF">
          <w:rPr>
            <w:noProof/>
          </w:rPr>
          <w:delText>1</w:delText>
        </w:r>
      </w:del>
      <w:r>
        <w:rPr>
          <w:noProof/>
        </w:rPr>
        <w:fldChar w:fldCharType="end"/>
      </w:r>
    </w:p>
    <w:p w:rsidR="00961B62" w:rsidRDefault="00961B62">
      <w:pPr>
        <w:pStyle w:val="TOC3"/>
        <w:tabs>
          <w:tab w:val="left" w:pos="1320"/>
          <w:tab w:val="right" w:leader="dot" w:pos="10338"/>
        </w:tabs>
        <w:rPr>
          <w:rFonts w:eastAsiaTheme="minorEastAsia"/>
          <w:noProof/>
        </w:rPr>
      </w:pPr>
      <w:r>
        <w:rPr>
          <w:noProof/>
        </w:rPr>
        <w:t>3.1.1</w:t>
      </w:r>
      <w:r>
        <w:rPr>
          <w:rFonts w:eastAsiaTheme="minorEastAsia"/>
          <w:noProof/>
        </w:rPr>
        <w:tab/>
      </w:r>
      <w:r>
        <w:rPr>
          <w:noProof/>
        </w:rPr>
        <w:t>INK Properties View</w:t>
      </w:r>
      <w:r>
        <w:rPr>
          <w:noProof/>
        </w:rPr>
        <w:tab/>
      </w:r>
      <w:r>
        <w:rPr>
          <w:noProof/>
        </w:rPr>
        <w:fldChar w:fldCharType="begin"/>
      </w:r>
      <w:r>
        <w:rPr>
          <w:noProof/>
        </w:rPr>
        <w:instrText xml:space="preserve"> PAGEREF _Toc336467590 \h </w:instrText>
      </w:r>
      <w:r>
        <w:rPr>
          <w:noProof/>
        </w:rPr>
      </w:r>
      <w:r>
        <w:rPr>
          <w:noProof/>
        </w:rPr>
        <w:fldChar w:fldCharType="separate"/>
      </w:r>
      <w:ins w:id="22" w:author="עופר קלוו" w:date="2013-09-27T00:11:00Z">
        <w:r w:rsidR="00413E2E">
          <w:rPr>
            <w:noProof/>
          </w:rPr>
          <w:t>1</w:t>
        </w:r>
      </w:ins>
      <w:del w:id="23" w:author="עופר קלוו" w:date="2013-09-25T22:38:00Z">
        <w:r w:rsidR="002629CF" w:rsidDel="002629CF">
          <w:rPr>
            <w:noProof/>
          </w:rPr>
          <w:delText>1</w:delText>
        </w:r>
      </w:del>
      <w:r>
        <w:rPr>
          <w:noProof/>
        </w:rPr>
        <w:fldChar w:fldCharType="end"/>
      </w:r>
    </w:p>
    <w:p w:rsidR="00961B62" w:rsidRDefault="00961B62">
      <w:pPr>
        <w:pStyle w:val="TOC3"/>
        <w:tabs>
          <w:tab w:val="left" w:pos="1320"/>
          <w:tab w:val="right" w:leader="dot" w:pos="10338"/>
        </w:tabs>
        <w:rPr>
          <w:rFonts w:eastAsiaTheme="minorEastAsia"/>
          <w:noProof/>
        </w:rPr>
      </w:pPr>
      <w:r>
        <w:rPr>
          <w:noProof/>
        </w:rPr>
        <w:t>3.1.2</w:t>
      </w:r>
      <w:r>
        <w:rPr>
          <w:rFonts w:eastAsiaTheme="minorEastAsia"/>
          <w:noProof/>
        </w:rPr>
        <w:tab/>
      </w:r>
      <w:r>
        <w:rPr>
          <w:noProof/>
        </w:rPr>
        <w:t>INK Kiosk View</w:t>
      </w:r>
      <w:r>
        <w:rPr>
          <w:noProof/>
        </w:rPr>
        <w:tab/>
      </w:r>
      <w:r>
        <w:rPr>
          <w:noProof/>
        </w:rPr>
        <w:fldChar w:fldCharType="begin"/>
      </w:r>
      <w:r>
        <w:rPr>
          <w:noProof/>
        </w:rPr>
        <w:instrText xml:space="preserve"> PAGEREF _Toc336467591 \h </w:instrText>
      </w:r>
      <w:r>
        <w:rPr>
          <w:noProof/>
        </w:rPr>
      </w:r>
      <w:r>
        <w:rPr>
          <w:noProof/>
        </w:rPr>
        <w:fldChar w:fldCharType="separate"/>
      </w:r>
      <w:ins w:id="24" w:author="עופר קלוו" w:date="2013-09-27T00:11:00Z">
        <w:r w:rsidR="00413E2E">
          <w:rPr>
            <w:noProof/>
          </w:rPr>
          <w:t>1</w:t>
        </w:r>
      </w:ins>
      <w:del w:id="25" w:author="עופר קלוו" w:date="2013-09-25T22:38:00Z">
        <w:r w:rsidR="002629CF" w:rsidDel="002629CF">
          <w:rPr>
            <w:noProof/>
          </w:rPr>
          <w:delText>1</w:delText>
        </w:r>
      </w:del>
      <w:r>
        <w:rPr>
          <w:noProof/>
        </w:rPr>
        <w:fldChar w:fldCharType="end"/>
      </w:r>
    </w:p>
    <w:p w:rsidR="00961B62" w:rsidRDefault="00961B62">
      <w:pPr>
        <w:pStyle w:val="TOC3"/>
        <w:tabs>
          <w:tab w:val="left" w:pos="1320"/>
          <w:tab w:val="right" w:leader="dot" w:pos="10338"/>
        </w:tabs>
        <w:rPr>
          <w:rFonts w:eastAsiaTheme="minorEastAsia"/>
          <w:noProof/>
        </w:rPr>
      </w:pPr>
      <w:r>
        <w:rPr>
          <w:noProof/>
        </w:rPr>
        <w:t>3.1.3</w:t>
      </w:r>
      <w:r>
        <w:rPr>
          <w:rFonts w:eastAsiaTheme="minorEastAsia"/>
          <w:noProof/>
        </w:rPr>
        <w:tab/>
      </w:r>
      <w:r>
        <w:rPr>
          <w:noProof/>
        </w:rPr>
        <w:t>INK Diagram View</w:t>
      </w:r>
      <w:r>
        <w:rPr>
          <w:noProof/>
        </w:rPr>
        <w:tab/>
      </w:r>
      <w:r>
        <w:rPr>
          <w:noProof/>
        </w:rPr>
        <w:fldChar w:fldCharType="begin"/>
      </w:r>
      <w:r>
        <w:rPr>
          <w:noProof/>
        </w:rPr>
        <w:instrText xml:space="preserve"> PAGEREF _Toc336467592 \h </w:instrText>
      </w:r>
      <w:r>
        <w:rPr>
          <w:noProof/>
        </w:rPr>
      </w:r>
      <w:r>
        <w:rPr>
          <w:noProof/>
        </w:rPr>
        <w:fldChar w:fldCharType="separate"/>
      </w:r>
      <w:ins w:id="26" w:author="עופר קלוו" w:date="2013-09-27T00:11:00Z">
        <w:r w:rsidR="00413E2E">
          <w:rPr>
            <w:noProof/>
          </w:rPr>
          <w:t>1</w:t>
        </w:r>
      </w:ins>
      <w:del w:id="27" w:author="עופר קלוו" w:date="2013-09-25T22:38:00Z">
        <w:r w:rsidR="002629CF" w:rsidDel="002629CF">
          <w:rPr>
            <w:noProof/>
          </w:rPr>
          <w:delText>1</w:delText>
        </w:r>
      </w:del>
      <w:r>
        <w:rPr>
          <w:noProof/>
        </w:rPr>
        <w:fldChar w:fldCharType="end"/>
      </w:r>
    </w:p>
    <w:p w:rsidR="00961B62" w:rsidRDefault="00961B62">
      <w:pPr>
        <w:pStyle w:val="TOC2"/>
        <w:tabs>
          <w:tab w:val="left" w:pos="880"/>
          <w:tab w:val="right" w:leader="dot" w:pos="10338"/>
        </w:tabs>
        <w:rPr>
          <w:rFonts w:eastAsiaTheme="minorEastAsia"/>
          <w:noProof/>
        </w:rPr>
      </w:pPr>
      <w:r>
        <w:rPr>
          <w:noProof/>
        </w:rPr>
        <w:t>3.2</w:t>
      </w:r>
      <w:r>
        <w:rPr>
          <w:rFonts w:eastAsiaTheme="minorEastAsia"/>
          <w:noProof/>
        </w:rPr>
        <w:tab/>
      </w:r>
      <w:r>
        <w:rPr>
          <w:noProof/>
        </w:rPr>
        <w:t>Plugin dialogs</w:t>
      </w:r>
      <w:r>
        <w:rPr>
          <w:noProof/>
        </w:rPr>
        <w:tab/>
      </w:r>
      <w:r>
        <w:rPr>
          <w:noProof/>
        </w:rPr>
        <w:fldChar w:fldCharType="begin"/>
      </w:r>
      <w:r>
        <w:rPr>
          <w:noProof/>
        </w:rPr>
        <w:instrText xml:space="preserve"> PAGEREF _Toc336467593 \h </w:instrText>
      </w:r>
      <w:r>
        <w:rPr>
          <w:noProof/>
        </w:rPr>
      </w:r>
      <w:r>
        <w:rPr>
          <w:noProof/>
        </w:rPr>
        <w:fldChar w:fldCharType="separate"/>
      </w:r>
      <w:ins w:id="28" w:author="עופר קלוו" w:date="2013-09-27T00:11:00Z">
        <w:r w:rsidR="00413E2E">
          <w:rPr>
            <w:noProof/>
          </w:rPr>
          <w:t>1</w:t>
        </w:r>
      </w:ins>
      <w:del w:id="29" w:author="עופר קלוו" w:date="2013-09-25T22:38:00Z">
        <w:r w:rsidR="002629CF" w:rsidDel="002629CF">
          <w:rPr>
            <w:noProof/>
          </w:rPr>
          <w:delText>1</w:delText>
        </w:r>
      </w:del>
      <w:r>
        <w:rPr>
          <w:noProof/>
        </w:rPr>
        <w:fldChar w:fldCharType="end"/>
      </w:r>
    </w:p>
    <w:p w:rsidR="00961B62" w:rsidRDefault="00961B62">
      <w:pPr>
        <w:pStyle w:val="TOC3"/>
        <w:tabs>
          <w:tab w:val="left" w:pos="1320"/>
          <w:tab w:val="right" w:leader="dot" w:pos="10338"/>
        </w:tabs>
        <w:rPr>
          <w:rFonts w:eastAsiaTheme="minorEastAsia"/>
          <w:noProof/>
        </w:rPr>
      </w:pPr>
      <w:r>
        <w:rPr>
          <w:noProof/>
        </w:rPr>
        <w:t>3.2.1</w:t>
      </w:r>
      <w:r>
        <w:rPr>
          <w:rFonts w:eastAsiaTheme="minorEastAsia"/>
          <w:noProof/>
        </w:rPr>
        <w:tab/>
      </w:r>
      <w:r>
        <w:rPr>
          <w:noProof/>
        </w:rPr>
        <w:t>INK Diagram Deletion Warning</w:t>
      </w:r>
      <w:r>
        <w:rPr>
          <w:noProof/>
        </w:rPr>
        <w:tab/>
      </w:r>
      <w:r>
        <w:rPr>
          <w:noProof/>
        </w:rPr>
        <w:fldChar w:fldCharType="begin"/>
      </w:r>
      <w:r>
        <w:rPr>
          <w:noProof/>
        </w:rPr>
        <w:instrText xml:space="preserve"> PAGEREF _Toc336467594 \h </w:instrText>
      </w:r>
      <w:r>
        <w:rPr>
          <w:noProof/>
        </w:rPr>
      </w:r>
      <w:r>
        <w:rPr>
          <w:noProof/>
        </w:rPr>
        <w:fldChar w:fldCharType="separate"/>
      </w:r>
      <w:ins w:id="30" w:author="עופר קלוו" w:date="2013-09-27T00:11:00Z">
        <w:r w:rsidR="00413E2E">
          <w:rPr>
            <w:noProof/>
          </w:rPr>
          <w:t>1</w:t>
        </w:r>
      </w:ins>
      <w:del w:id="31" w:author="עופר קלוו" w:date="2013-09-25T22:38:00Z">
        <w:r w:rsidR="002629CF" w:rsidDel="002629CF">
          <w:rPr>
            <w:noProof/>
          </w:rPr>
          <w:delText>1</w:delText>
        </w:r>
      </w:del>
      <w:r>
        <w:rPr>
          <w:noProof/>
        </w:rPr>
        <w:fldChar w:fldCharType="end"/>
      </w:r>
    </w:p>
    <w:p w:rsidR="00961B62" w:rsidRDefault="00961B62">
      <w:pPr>
        <w:pStyle w:val="TOC3"/>
        <w:tabs>
          <w:tab w:val="left" w:pos="1320"/>
          <w:tab w:val="right" w:leader="dot" w:pos="10338"/>
        </w:tabs>
        <w:rPr>
          <w:rFonts w:eastAsiaTheme="minorEastAsia"/>
          <w:noProof/>
        </w:rPr>
      </w:pPr>
      <w:r>
        <w:rPr>
          <w:noProof/>
        </w:rPr>
        <w:t>3.2.2</w:t>
      </w:r>
      <w:r>
        <w:rPr>
          <w:rFonts w:eastAsiaTheme="minorEastAsia"/>
          <w:noProof/>
        </w:rPr>
        <w:tab/>
      </w:r>
      <w:r>
        <w:rPr>
          <w:noProof/>
        </w:rPr>
        <w:t xml:space="preserve">The </w:t>
      </w:r>
      <w:r w:rsidRPr="00F26D46">
        <w:rPr>
          <w:rFonts w:ascii="Forte" w:hAnsi="Forte"/>
          <w:noProof/>
        </w:rPr>
        <w:t>inkstone</w:t>
      </w:r>
      <w:r>
        <w:rPr>
          <w:noProof/>
        </w:rPr>
        <w:t xml:space="preserve"> general error message</w:t>
      </w:r>
      <w:r>
        <w:rPr>
          <w:noProof/>
        </w:rPr>
        <w:tab/>
      </w:r>
      <w:r>
        <w:rPr>
          <w:noProof/>
        </w:rPr>
        <w:fldChar w:fldCharType="begin"/>
      </w:r>
      <w:r>
        <w:rPr>
          <w:noProof/>
        </w:rPr>
        <w:instrText xml:space="preserve"> PAGEREF _Toc336467595 \h </w:instrText>
      </w:r>
      <w:r>
        <w:rPr>
          <w:noProof/>
        </w:rPr>
      </w:r>
      <w:r>
        <w:rPr>
          <w:noProof/>
        </w:rPr>
        <w:fldChar w:fldCharType="separate"/>
      </w:r>
      <w:ins w:id="32" w:author="עופר קלוו" w:date="2013-09-27T00:11:00Z">
        <w:r w:rsidR="00413E2E">
          <w:rPr>
            <w:noProof/>
          </w:rPr>
          <w:t>1</w:t>
        </w:r>
      </w:ins>
      <w:del w:id="33" w:author="עופר קלוו" w:date="2013-09-25T22:38:00Z">
        <w:r w:rsidR="002629CF" w:rsidDel="002629CF">
          <w:rPr>
            <w:noProof/>
          </w:rPr>
          <w:delText>1</w:delText>
        </w:r>
      </w:del>
      <w:r>
        <w:rPr>
          <w:noProof/>
        </w:rPr>
        <w:fldChar w:fldCharType="end"/>
      </w:r>
    </w:p>
    <w:p w:rsidR="00961B62" w:rsidRDefault="00961B62">
      <w:pPr>
        <w:pStyle w:val="TOC3"/>
        <w:tabs>
          <w:tab w:val="left" w:pos="1320"/>
          <w:tab w:val="right" w:leader="dot" w:pos="10338"/>
        </w:tabs>
        <w:rPr>
          <w:rFonts w:eastAsiaTheme="minorEastAsia"/>
          <w:noProof/>
        </w:rPr>
      </w:pPr>
      <w:r>
        <w:rPr>
          <w:noProof/>
        </w:rPr>
        <w:t>3.2.3</w:t>
      </w:r>
      <w:r>
        <w:rPr>
          <w:rFonts w:eastAsiaTheme="minorEastAsia"/>
          <w:noProof/>
        </w:rPr>
        <w:tab/>
      </w:r>
      <w:r>
        <w:rPr>
          <w:noProof/>
        </w:rPr>
        <w:t>DSL’s Selection Dialog</w:t>
      </w:r>
      <w:r>
        <w:rPr>
          <w:noProof/>
        </w:rPr>
        <w:tab/>
      </w:r>
      <w:r>
        <w:rPr>
          <w:noProof/>
        </w:rPr>
        <w:fldChar w:fldCharType="begin"/>
      </w:r>
      <w:r>
        <w:rPr>
          <w:noProof/>
        </w:rPr>
        <w:instrText xml:space="preserve"> PAGEREF _Toc336467596 \h </w:instrText>
      </w:r>
      <w:r>
        <w:rPr>
          <w:noProof/>
        </w:rPr>
      </w:r>
      <w:r>
        <w:rPr>
          <w:noProof/>
        </w:rPr>
        <w:fldChar w:fldCharType="separate"/>
      </w:r>
      <w:ins w:id="34" w:author="עופר קלוו" w:date="2013-09-27T00:11:00Z">
        <w:r w:rsidR="00413E2E">
          <w:rPr>
            <w:noProof/>
          </w:rPr>
          <w:t>1</w:t>
        </w:r>
      </w:ins>
      <w:del w:id="35" w:author="עופר קלוו" w:date="2013-09-25T22:38:00Z">
        <w:r w:rsidR="002629CF" w:rsidDel="002629CF">
          <w:rPr>
            <w:noProof/>
          </w:rPr>
          <w:delText>1</w:delText>
        </w:r>
      </w:del>
      <w:r>
        <w:rPr>
          <w:noProof/>
        </w:rPr>
        <w:fldChar w:fldCharType="end"/>
      </w:r>
    </w:p>
    <w:p w:rsidR="00961B62" w:rsidRDefault="00961B62">
      <w:pPr>
        <w:pStyle w:val="TOC3"/>
        <w:tabs>
          <w:tab w:val="left" w:pos="1320"/>
          <w:tab w:val="right" w:leader="dot" w:pos="10338"/>
        </w:tabs>
        <w:rPr>
          <w:rFonts w:eastAsiaTheme="minorEastAsia"/>
          <w:noProof/>
        </w:rPr>
      </w:pPr>
      <w:r>
        <w:rPr>
          <w:noProof/>
        </w:rPr>
        <w:t>3.2.4</w:t>
      </w:r>
      <w:r>
        <w:rPr>
          <w:rFonts w:eastAsiaTheme="minorEastAsia"/>
          <w:noProof/>
        </w:rPr>
        <w:tab/>
      </w:r>
      <w:r>
        <w:rPr>
          <w:noProof/>
        </w:rPr>
        <w:t>The</w:t>
      </w:r>
      <w:r w:rsidRPr="00F26D46">
        <w:rPr>
          <w:rFonts w:ascii="Forte" w:hAnsi="Forte"/>
          <w:noProof/>
        </w:rPr>
        <w:t xml:space="preserve"> inkstone</w:t>
      </w:r>
      <w:r>
        <w:rPr>
          <w:noProof/>
        </w:rPr>
        <w:t xml:space="preserve"> Preference page</w:t>
      </w:r>
      <w:r>
        <w:rPr>
          <w:noProof/>
        </w:rPr>
        <w:tab/>
      </w:r>
      <w:r>
        <w:rPr>
          <w:noProof/>
        </w:rPr>
        <w:fldChar w:fldCharType="begin"/>
      </w:r>
      <w:r>
        <w:rPr>
          <w:noProof/>
        </w:rPr>
        <w:instrText xml:space="preserve"> PAGEREF _Toc336467597 \h </w:instrText>
      </w:r>
      <w:r>
        <w:rPr>
          <w:noProof/>
        </w:rPr>
      </w:r>
      <w:r>
        <w:rPr>
          <w:noProof/>
        </w:rPr>
        <w:fldChar w:fldCharType="separate"/>
      </w:r>
      <w:ins w:id="36" w:author="עופר קלוו" w:date="2013-09-27T00:11:00Z">
        <w:r w:rsidR="00413E2E">
          <w:rPr>
            <w:noProof/>
          </w:rPr>
          <w:t>1</w:t>
        </w:r>
      </w:ins>
      <w:del w:id="37" w:author="עופר קלוו" w:date="2013-09-25T22:38:00Z">
        <w:r w:rsidR="002629CF" w:rsidDel="002629CF">
          <w:rPr>
            <w:noProof/>
          </w:rPr>
          <w:delText>1</w:delText>
        </w:r>
      </w:del>
      <w:r>
        <w:rPr>
          <w:noProof/>
        </w:rPr>
        <w:fldChar w:fldCharType="end"/>
      </w:r>
    </w:p>
    <w:p w:rsidR="00961B62" w:rsidRDefault="00961B62">
      <w:pPr>
        <w:pStyle w:val="TOC2"/>
        <w:tabs>
          <w:tab w:val="left" w:pos="880"/>
          <w:tab w:val="right" w:leader="dot" w:pos="10338"/>
        </w:tabs>
        <w:rPr>
          <w:rFonts w:eastAsiaTheme="minorEastAsia"/>
          <w:noProof/>
        </w:rPr>
      </w:pPr>
      <w:r>
        <w:rPr>
          <w:noProof/>
        </w:rPr>
        <w:t>3.3</w:t>
      </w:r>
      <w:r>
        <w:rPr>
          <w:rFonts w:eastAsiaTheme="minorEastAsia"/>
          <w:noProof/>
        </w:rPr>
        <w:tab/>
      </w:r>
      <w:r>
        <w:rPr>
          <w:noProof/>
        </w:rPr>
        <w:t>Plugin Action Commands</w:t>
      </w:r>
      <w:r>
        <w:rPr>
          <w:noProof/>
        </w:rPr>
        <w:tab/>
      </w:r>
      <w:r>
        <w:rPr>
          <w:noProof/>
        </w:rPr>
        <w:fldChar w:fldCharType="begin"/>
      </w:r>
      <w:r>
        <w:rPr>
          <w:noProof/>
        </w:rPr>
        <w:instrText xml:space="preserve"> PAGEREF _Toc336467598 \h </w:instrText>
      </w:r>
      <w:r>
        <w:rPr>
          <w:noProof/>
        </w:rPr>
      </w:r>
      <w:r>
        <w:rPr>
          <w:noProof/>
        </w:rPr>
        <w:fldChar w:fldCharType="separate"/>
      </w:r>
      <w:ins w:id="38" w:author="עופר קלוו" w:date="2013-09-27T00:11:00Z">
        <w:r w:rsidR="00413E2E">
          <w:rPr>
            <w:noProof/>
          </w:rPr>
          <w:t>1</w:t>
        </w:r>
      </w:ins>
      <w:del w:id="39" w:author="עופר קלוו" w:date="2013-09-25T22:38:00Z">
        <w:r w:rsidR="002629CF" w:rsidDel="002629CF">
          <w:rPr>
            <w:noProof/>
          </w:rPr>
          <w:delText>1</w:delText>
        </w:r>
      </w:del>
      <w:r>
        <w:rPr>
          <w:noProof/>
        </w:rPr>
        <w:fldChar w:fldCharType="end"/>
      </w:r>
    </w:p>
    <w:p w:rsidR="00961B62" w:rsidRDefault="00961B62">
      <w:pPr>
        <w:pStyle w:val="TOC3"/>
        <w:tabs>
          <w:tab w:val="left" w:pos="1320"/>
          <w:tab w:val="right" w:leader="dot" w:pos="10338"/>
        </w:tabs>
        <w:rPr>
          <w:rFonts w:eastAsiaTheme="minorEastAsia"/>
          <w:noProof/>
        </w:rPr>
      </w:pPr>
      <w:r>
        <w:rPr>
          <w:noProof/>
        </w:rPr>
        <w:t>3.3.1</w:t>
      </w:r>
      <w:r>
        <w:rPr>
          <w:rFonts w:eastAsiaTheme="minorEastAsia"/>
          <w:noProof/>
        </w:rPr>
        <w:tab/>
      </w:r>
      <w:r>
        <w:rPr>
          <w:noProof/>
        </w:rPr>
        <w:t>INK Toolbar group</w:t>
      </w:r>
      <w:r>
        <w:rPr>
          <w:noProof/>
        </w:rPr>
        <w:tab/>
      </w:r>
      <w:r>
        <w:rPr>
          <w:noProof/>
        </w:rPr>
        <w:fldChar w:fldCharType="begin"/>
      </w:r>
      <w:r>
        <w:rPr>
          <w:noProof/>
        </w:rPr>
        <w:instrText xml:space="preserve"> PAGEREF _Toc336467599 \h </w:instrText>
      </w:r>
      <w:r>
        <w:rPr>
          <w:noProof/>
        </w:rPr>
      </w:r>
      <w:r>
        <w:rPr>
          <w:noProof/>
        </w:rPr>
        <w:fldChar w:fldCharType="separate"/>
      </w:r>
      <w:ins w:id="40" w:author="עופר קלוו" w:date="2013-09-27T00:11:00Z">
        <w:r w:rsidR="00413E2E">
          <w:rPr>
            <w:noProof/>
          </w:rPr>
          <w:t>1</w:t>
        </w:r>
      </w:ins>
      <w:del w:id="41" w:author="עופר קלוו" w:date="2013-09-25T22:38:00Z">
        <w:r w:rsidR="002629CF" w:rsidDel="002629CF">
          <w:rPr>
            <w:noProof/>
          </w:rPr>
          <w:delText>1</w:delText>
        </w:r>
      </w:del>
      <w:r>
        <w:rPr>
          <w:noProof/>
        </w:rPr>
        <w:fldChar w:fldCharType="end"/>
      </w:r>
    </w:p>
    <w:p w:rsidR="00961B62" w:rsidRDefault="00961B62">
      <w:pPr>
        <w:pStyle w:val="TOC2"/>
        <w:tabs>
          <w:tab w:val="left" w:pos="880"/>
          <w:tab w:val="right" w:leader="dot" w:pos="10338"/>
        </w:tabs>
        <w:rPr>
          <w:rFonts w:eastAsiaTheme="minorEastAsia"/>
          <w:noProof/>
        </w:rPr>
      </w:pPr>
      <w:r>
        <w:rPr>
          <w:noProof/>
        </w:rPr>
        <w:t>3.4</w:t>
      </w:r>
      <w:r>
        <w:rPr>
          <w:rFonts w:eastAsiaTheme="minorEastAsia"/>
          <w:noProof/>
        </w:rPr>
        <w:tab/>
      </w:r>
      <w:r>
        <w:rPr>
          <w:noProof/>
        </w:rPr>
        <w:t>Plugin perspective</w:t>
      </w:r>
      <w:r>
        <w:rPr>
          <w:noProof/>
        </w:rPr>
        <w:tab/>
      </w:r>
      <w:r>
        <w:rPr>
          <w:noProof/>
        </w:rPr>
        <w:fldChar w:fldCharType="begin"/>
      </w:r>
      <w:r>
        <w:rPr>
          <w:noProof/>
        </w:rPr>
        <w:instrText xml:space="preserve"> PAGEREF _Toc336467600 \h </w:instrText>
      </w:r>
      <w:r>
        <w:rPr>
          <w:noProof/>
        </w:rPr>
      </w:r>
      <w:r>
        <w:rPr>
          <w:noProof/>
        </w:rPr>
        <w:fldChar w:fldCharType="separate"/>
      </w:r>
      <w:ins w:id="42" w:author="עופר קלוו" w:date="2013-09-27T00:11:00Z">
        <w:r w:rsidR="00413E2E">
          <w:rPr>
            <w:noProof/>
          </w:rPr>
          <w:t>1</w:t>
        </w:r>
      </w:ins>
      <w:del w:id="43" w:author="עופר קלוו" w:date="2013-09-25T22:38:00Z">
        <w:r w:rsidR="002629CF" w:rsidDel="002629CF">
          <w:rPr>
            <w:noProof/>
          </w:rPr>
          <w:delText>1</w:delText>
        </w:r>
      </w:del>
      <w:r>
        <w:rPr>
          <w:noProof/>
        </w:rPr>
        <w:fldChar w:fldCharType="end"/>
      </w:r>
    </w:p>
    <w:p w:rsidR="00961B62" w:rsidRDefault="00961B62">
      <w:pPr>
        <w:pStyle w:val="TOC1"/>
        <w:tabs>
          <w:tab w:val="left" w:pos="440"/>
          <w:tab w:val="right" w:leader="dot" w:pos="10338"/>
        </w:tabs>
        <w:rPr>
          <w:rFonts w:eastAsiaTheme="minorEastAsia"/>
          <w:noProof/>
        </w:rPr>
      </w:pPr>
      <w:r>
        <w:rPr>
          <w:noProof/>
        </w:rPr>
        <w:t>4</w:t>
      </w:r>
      <w:r>
        <w:rPr>
          <w:rFonts w:eastAsiaTheme="minorEastAsia"/>
          <w:noProof/>
        </w:rPr>
        <w:tab/>
      </w:r>
      <w:r>
        <w:rPr>
          <w:noProof/>
        </w:rPr>
        <w:t>Appendixes</w:t>
      </w:r>
      <w:r>
        <w:rPr>
          <w:noProof/>
        </w:rPr>
        <w:tab/>
      </w:r>
      <w:r>
        <w:rPr>
          <w:noProof/>
        </w:rPr>
        <w:fldChar w:fldCharType="begin"/>
      </w:r>
      <w:r>
        <w:rPr>
          <w:noProof/>
        </w:rPr>
        <w:instrText xml:space="preserve"> PAGEREF _Toc336467601 \h </w:instrText>
      </w:r>
      <w:r>
        <w:rPr>
          <w:noProof/>
        </w:rPr>
      </w:r>
      <w:r>
        <w:rPr>
          <w:noProof/>
        </w:rPr>
        <w:fldChar w:fldCharType="separate"/>
      </w:r>
      <w:ins w:id="44" w:author="עופר קלוו" w:date="2013-09-27T00:11:00Z">
        <w:r w:rsidR="00413E2E">
          <w:rPr>
            <w:noProof/>
          </w:rPr>
          <w:t>1</w:t>
        </w:r>
      </w:ins>
      <w:del w:id="45" w:author="עופר קלוו" w:date="2013-09-25T22:38:00Z">
        <w:r w:rsidR="002629CF" w:rsidDel="002629CF">
          <w:rPr>
            <w:noProof/>
          </w:rPr>
          <w:delText>1</w:delText>
        </w:r>
      </w:del>
      <w:r>
        <w:rPr>
          <w:noProof/>
        </w:rPr>
        <w:fldChar w:fldCharType="end"/>
      </w:r>
    </w:p>
    <w:p w:rsidR="00961B62" w:rsidRDefault="00961B62">
      <w:pPr>
        <w:pStyle w:val="TOC2"/>
        <w:tabs>
          <w:tab w:val="left" w:pos="880"/>
          <w:tab w:val="right" w:leader="dot" w:pos="10338"/>
        </w:tabs>
        <w:rPr>
          <w:rFonts w:eastAsiaTheme="minorEastAsia"/>
          <w:noProof/>
        </w:rPr>
      </w:pPr>
      <w:r>
        <w:rPr>
          <w:noProof/>
        </w:rPr>
        <w:t>4.1</w:t>
      </w:r>
      <w:r>
        <w:rPr>
          <w:rFonts w:eastAsiaTheme="minorEastAsia"/>
          <w:noProof/>
        </w:rPr>
        <w:tab/>
      </w:r>
      <w:r>
        <w:rPr>
          <w:noProof/>
        </w:rPr>
        <w:t>Appendix A – INK Diagram</w:t>
      </w:r>
      <w:r>
        <w:rPr>
          <w:noProof/>
        </w:rPr>
        <w:tab/>
      </w:r>
      <w:r>
        <w:rPr>
          <w:noProof/>
        </w:rPr>
        <w:fldChar w:fldCharType="begin"/>
      </w:r>
      <w:r>
        <w:rPr>
          <w:noProof/>
        </w:rPr>
        <w:instrText xml:space="preserve"> PAGEREF _Toc336467602 \h </w:instrText>
      </w:r>
      <w:r>
        <w:rPr>
          <w:noProof/>
        </w:rPr>
      </w:r>
      <w:r>
        <w:rPr>
          <w:noProof/>
        </w:rPr>
        <w:fldChar w:fldCharType="separate"/>
      </w:r>
      <w:ins w:id="46" w:author="עופר קלוו" w:date="2013-09-27T00:11:00Z">
        <w:r w:rsidR="00413E2E">
          <w:rPr>
            <w:noProof/>
          </w:rPr>
          <w:t>1</w:t>
        </w:r>
      </w:ins>
      <w:del w:id="47" w:author="עופר קלוו" w:date="2013-09-25T22:38:00Z">
        <w:r w:rsidR="002629CF" w:rsidDel="002629CF">
          <w:rPr>
            <w:noProof/>
          </w:rPr>
          <w:delText>1</w:delText>
        </w:r>
      </w:del>
      <w:r>
        <w:rPr>
          <w:noProof/>
        </w:rPr>
        <w:fldChar w:fldCharType="end"/>
      </w:r>
    </w:p>
    <w:p w:rsidR="00961B62" w:rsidRDefault="00961B62">
      <w:pPr>
        <w:pStyle w:val="TOC2"/>
        <w:tabs>
          <w:tab w:val="left" w:pos="880"/>
          <w:tab w:val="right" w:leader="dot" w:pos="10338"/>
        </w:tabs>
        <w:rPr>
          <w:rFonts w:eastAsiaTheme="minorEastAsia"/>
          <w:noProof/>
        </w:rPr>
      </w:pPr>
      <w:r>
        <w:rPr>
          <w:noProof/>
        </w:rPr>
        <w:t>4.2</w:t>
      </w:r>
      <w:r>
        <w:rPr>
          <w:rFonts w:eastAsiaTheme="minorEastAsia"/>
          <w:noProof/>
        </w:rPr>
        <w:tab/>
      </w:r>
      <w:r>
        <w:rPr>
          <w:noProof/>
        </w:rPr>
        <w:t>Appendix B – Operational scenarios</w:t>
      </w:r>
      <w:r>
        <w:rPr>
          <w:noProof/>
        </w:rPr>
        <w:tab/>
      </w:r>
      <w:r>
        <w:rPr>
          <w:noProof/>
        </w:rPr>
        <w:fldChar w:fldCharType="begin"/>
      </w:r>
      <w:r>
        <w:rPr>
          <w:noProof/>
        </w:rPr>
        <w:instrText xml:space="preserve"> PAGEREF _Toc336467603 \h </w:instrText>
      </w:r>
      <w:r>
        <w:rPr>
          <w:noProof/>
        </w:rPr>
      </w:r>
      <w:r>
        <w:rPr>
          <w:noProof/>
        </w:rPr>
        <w:fldChar w:fldCharType="separate"/>
      </w:r>
      <w:ins w:id="48" w:author="עופר קלוו" w:date="2013-09-27T00:11:00Z">
        <w:r w:rsidR="00413E2E">
          <w:rPr>
            <w:noProof/>
          </w:rPr>
          <w:t>1</w:t>
        </w:r>
      </w:ins>
      <w:del w:id="49" w:author="עופר קלוו" w:date="2013-09-25T22:38:00Z">
        <w:r w:rsidR="002629CF" w:rsidDel="002629CF">
          <w:rPr>
            <w:noProof/>
          </w:rPr>
          <w:delText>1</w:delText>
        </w:r>
      </w:del>
      <w:r>
        <w:rPr>
          <w:noProof/>
        </w:rPr>
        <w:fldChar w:fldCharType="end"/>
      </w:r>
    </w:p>
    <w:p w:rsidR="00961B62" w:rsidRDefault="00961B62">
      <w:pPr>
        <w:pStyle w:val="TOC3"/>
        <w:tabs>
          <w:tab w:val="left" w:pos="1320"/>
          <w:tab w:val="right" w:leader="dot" w:pos="10338"/>
        </w:tabs>
        <w:rPr>
          <w:rFonts w:eastAsiaTheme="minorEastAsia"/>
          <w:noProof/>
        </w:rPr>
      </w:pPr>
      <w:r>
        <w:rPr>
          <w:noProof/>
        </w:rPr>
        <w:t>4.2.1</w:t>
      </w:r>
      <w:r>
        <w:rPr>
          <w:rFonts w:eastAsiaTheme="minorEastAsia"/>
          <w:noProof/>
        </w:rPr>
        <w:tab/>
      </w:r>
      <w:r>
        <w:rPr>
          <w:noProof/>
        </w:rPr>
        <w:t>Scenario: Make project-based INK diagram</w:t>
      </w:r>
      <w:r>
        <w:rPr>
          <w:noProof/>
        </w:rPr>
        <w:tab/>
      </w:r>
      <w:r>
        <w:rPr>
          <w:noProof/>
        </w:rPr>
        <w:fldChar w:fldCharType="begin"/>
      </w:r>
      <w:r>
        <w:rPr>
          <w:noProof/>
        </w:rPr>
        <w:instrText xml:space="preserve"> PAGEREF _Toc336467604 \h </w:instrText>
      </w:r>
      <w:r>
        <w:rPr>
          <w:noProof/>
        </w:rPr>
      </w:r>
      <w:r>
        <w:rPr>
          <w:noProof/>
        </w:rPr>
        <w:fldChar w:fldCharType="separate"/>
      </w:r>
      <w:ins w:id="50" w:author="עופר קלוו" w:date="2013-09-27T00:11:00Z">
        <w:r w:rsidR="00413E2E">
          <w:rPr>
            <w:noProof/>
          </w:rPr>
          <w:t>1</w:t>
        </w:r>
      </w:ins>
      <w:del w:id="51" w:author="עופר קלוו" w:date="2013-09-25T22:38:00Z">
        <w:r w:rsidR="002629CF" w:rsidDel="002629CF">
          <w:rPr>
            <w:noProof/>
          </w:rPr>
          <w:delText>1</w:delText>
        </w:r>
      </w:del>
      <w:r>
        <w:rPr>
          <w:noProof/>
        </w:rPr>
        <w:fldChar w:fldCharType="end"/>
      </w:r>
    </w:p>
    <w:p w:rsidR="00961B62" w:rsidRDefault="00961B62">
      <w:pPr>
        <w:pStyle w:val="TOC3"/>
        <w:tabs>
          <w:tab w:val="left" w:pos="1320"/>
          <w:tab w:val="right" w:leader="dot" w:pos="10338"/>
        </w:tabs>
        <w:rPr>
          <w:rFonts w:eastAsiaTheme="minorEastAsia"/>
          <w:noProof/>
        </w:rPr>
      </w:pPr>
      <w:r>
        <w:rPr>
          <w:noProof/>
        </w:rPr>
        <w:t>4.2.2</w:t>
      </w:r>
      <w:r>
        <w:rPr>
          <w:rFonts w:eastAsiaTheme="minorEastAsia"/>
          <w:noProof/>
        </w:rPr>
        <w:tab/>
      </w:r>
      <w:r>
        <w:rPr>
          <w:noProof/>
        </w:rPr>
        <w:t>Scenario: Design INK-based with visual notations.</w:t>
      </w:r>
      <w:r>
        <w:rPr>
          <w:noProof/>
        </w:rPr>
        <w:tab/>
      </w:r>
      <w:r>
        <w:rPr>
          <w:noProof/>
        </w:rPr>
        <w:fldChar w:fldCharType="begin"/>
      </w:r>
      <w:r>
        <w:rPr>
          <w:noProof/>
        </w:rPr>
        <w:instrText xml:space="preserve"> PAGEREF _Toc336467605 \h </w:instrText>
      </w:r>
      <w:r>
        <w:rPr>
          <w:noProof/>
        </w:rPr>
      </w:r>
      <w:r>
        <w:rPr>
          <w:noProof/>
        </w:rPr>
        <w:fldChar w:fldCharType="separate"/>
      </w:r>
      <w:ins w:id="52" w:author="עופר קלוו" w:date="2013-09-27T00:11:00Z">
        <w:r w:rsidR="00413E2E">
          <w:rPr>
            <w:noProof/>
          </w:rPr>
          <w:t>1</w:t>
        </w:r>
      </w:ins>
      <w:del w:id="53" w:author="עופר קלוו" w:date="2013-09-25T22:38:00Z">
        <w:r w:rsidR="002629CF" w:rsidDel="002629CF">
          <w:rPr>
            <w:noProof/>
          </w:rPr>
          <w:delText>1</w:delText>
        </w:r>
      </w:del>
      <w:r>
        <w:rPr>
          <w:noProof/>
        </w:rPr>
        <w:fldChar w:fldCharType="end"/>
      </w:r>
    </w:p>
    <w:p w:rsidR="00F62F6E" w:rsidRDefault="005C4C2F" w:rsidP="00591253">
      <w:r>
        <w:fldChar w:fldCharType="end"/>
      </w:r>
    </w:p>
    <w:p w:rsidR="00F62F6E" w:rsidRDefault="00F62F6E">
      <w:r>
        <w:br w:type="page"/>
      </w:r>
    </w:p>
    <w:p w:rsidR="00591253" w:rsidRDefault="00591253" w:rsidP="00591253"/>
    <w:p w:rsidR="004F5905" w:rsidRDefault="004F5905" w:rsidP="00135BCB">
      <w:pPr>
        <w:pStyle w:val="a9"/>
      </w:pPr>
      <w:r w:rsidRPr="00135BCB">
        <w:t>Figure</w:t>
      </w:r>
      <w:r>
        <w:t xml:space="preserve"> List:</w:t>
      </w:r>
    </w:p>
    <w:p w:rsidR="003C0D14" w:rsidRDefault="005C4C2F">
      <w:pPr>
        <w:pStyle w:val="af0"/>
        <w:tabs>
          <w:tab w:val="right" w:leader="dot" w:pos="10338"/>
        </w:tabs>
        <w:rPr>
          <w:rFonts w:eastAsiaTheme="minorEastAsia"/>
          <w:noProof/>
        </w:rPr>
      </w:pPr>
      <w:r>
        <w:fldChar w:fldCharType="begin"/>
      </w:r>
      <w:r w:rsidR="004F5905">
        <w:instrText xml:space="preserve"> TOC \h \z \c "Figure" </w:instrText>
      </w:r>
      <w:r>
        <w:fldChar w:fldCharType="separate"/>
      </w:r>
      <w:r w:rsidR="00AB2253">
        <w:fldChar w:fldCharType="begin"/>
      </w:r>
      <w:r w:rsidR="00AB2253">
        <w:instrText xml:space="preserve"> HYPERLINK \l "_Toc325923565" </w:instrText>
      </w:r>
      <w:r w:rsidR="00AB2253">
        <w:fldChar w:fldCharType="separate"/>
      </w:r>
      <w:r w:rsidR="003C0D14" w:rsidRPr="00112058">
        <w:rPr>
          <w:rStyle w:val="Hyperlink"/>
          <w:noProof/>
        </w:rPr>
        <w:t>Figure 1 – INK Properties View</w:t>
      </w:r>
      <w:r w:rsidR="003C0D14">
        <w:rPr>
          <w:noProof/>
          <w:webHidden/>
        </w:rPr>
        <w:tab/>
      </w:r>
      <w:r w:rsidR="003C0D14">
        <w:rPr>
          <w:noProof/>
          <w:webHidden/>
        </w:rPr>
        <w:fldChar w:fldCharType="begin"/>
      </w:r>
      <w:r w:rsidR="003C0D14">
        <w:rPr>
          <w:noProof/>
          <w:webHidden/>
        </w:rPr>
        <w:instrText xml:space="preserve"> PAGEREF _Toc325923565 \h </w:instrText>
      </w:r>
      <w:r w:rsidR="003C0D14">
        <w:rPr>
          <w:noProof/>
          <w:webHidden/>
        </w:rPr>
      </w:r>
      <w:r w:rsidR="003C0D14">
        <w:rPr>
          <w:noProof/>
          <w:webHidden/>
        </w:rPr>
        <w:fldChar w:fldCharType="separate"/>
      </w:r>
      <w:ins w:id="54" w:author="עופר קלוו" w:date="2013-09-27T00:11:00Z">
        <w:r w:rsidR="00413E2E">
          <w:rPr>
            <w:noProof/>
            <w:webHidden/>
          </w:rPr>
          <w:t>1</w:t>
        </w:r>
      </w:ins>
      <w:del w:id="55" w:author="עופר קלוו" w:date="2013-09-25T22:38:00Z">
        <w:r w:rsidR="002629CF" w:rsidDel="002629CF">
          <w:rPr>
            <w:noProof/>
            <w:webHidden/>
          </w:rPr>
          <w:delText>1</w:delText>
        </w:r>
      </w:del>
      <w:r w:rsidR="003C0D14">
        <w:rPr>
          <w:noProof/>
          <w:webHidden/>
        </w:rPr>
        <w:fldChar w:fldCharType="end"/>
      </w:r>
      <w:r w:rsidR="00AB2253">
        <w:rPr>
          <w:noProof/>
        </w:rPr>
        <w:fldChar w:fldCharType="end"/>
      </w:r>
    </w:p>
    <w:p w:rsidR="003C0D14" w:rsidRDefault="00AB2253">
      <w:pPr>
        <w:pStyle w:val="af0"/>
        <w:tabs>
          <w:tab w:val="right" w:leader="dot" w:pos="10338"/>
        </w:tabs>
        <w:rPr>
          <w:rFonts w:eastAsiaTheme="minorEastAsia"/>
          <w:noProof/>
        </w:rPr>
      </w:pPr>
      <w:r>
        <w:fldChar w:fldCharType="begin"/>
      </w:r>
      <w:r>
        <w:instrText xml:space="preserve"> HYPERLINK \l "_Toc325923566" </w:instrText>
      </w:r>
      <w:r>
        <w:fldChar w:fldCharType="separate"/>
      </w:r>
      <w:r w:rsidR="003C0D14" w:rsidRPr="00112058">
        <w:rPr>
          <w:rStyle w:val="Hyperlink"/>
          <w:noProof/>
        </w:rPr>
        <w:t>Figure 2 – INK Kiosk View</w:t>
      </w:r>
      <w:r w:rsidR="003C0D14">
        <w:rPr>
          <w:noProof/>
          <w:webHidden/>
        </w:rPr>
        <w:tab/>
      </w:r>
      <w:r w:rsidR="003C0D14">
        <w:rPr>
          <w:noProof/>
          <w:webHidden/>
        </w:rPr>
        <w:fldChar w:fldCharType="begin"/>
      </w:r>
      <w:r w:rsidR="003C0D14">
        <w:rPr>
          <w:noProof/>
          <w:webHidden/>
        </w:rPr>
        <w:instrText xml:space="preserve"> PAGEREF _Toc325923566 \h </w:instrText>
      </w:r>
      <w:r w:rsidR="003C0D14">
        <w:rPr>
          <w:noProof/>
          <w:webHidden/>
        </w:rPr>
      </w:r>
      <w:r w:rsidR="003C0D14">
        <w:rPr>
          <w:noProof/>
          <w:webHidden/>
        </w:rPr>
        <w:fldChar w:fldCharType="separate"/>
      </w:r>
      <w:ins w:id="56" w:author="עופר קלוו" w:date="2013-09-27T00:11:00Z">
        <w:r w:rsidR="00413E2E">
          <w:rPr>
            <w:noProof/>
            <w:webHidden/>
          </w:rPr>
          <w:t>1</w:t>
        </w:r>
      </w:ins>
      <w:del w:id="57" w:author="עופר קלוו" w:date="2013-09-25T22:38:00Z">
        <w:r w:rsidR="002629CF" w:rsidDel="002629CF">
          <w:rPr>
            <w:noProof/>
            <w:webHidden/>
          </w:rPr>
          <w:delText>1</w:delText>
        </w:r>
      </w:del>
      <w:r w:rsidR="003C0D14">
        <w:rPr>
          <w:noProof/>
          <w:webHidden/>
        </w:rPr>
        <w:fldChar w:fldCharType="end"/>
      </w:r>
      <w:r>
        <w:rPr>
          <w:noProof/>
        </w:rPr>
        <w:fldChar w:fldCharType="end"/>
      </w:r>
    </w:p>
    <w:p w:rsidR="003C0D14" w:rsidRDefault="00AB2253">
      <w:pPr>
        <w:pStyle w:val="af0"/>
        <w:tabs>
          <w:tab w:val="right" w:leader="dot" w:pos="10338"/>
        </w:tabs>
        <w:rPr>
          <w:rFonts w:eastAsiaTheme="minorEastAsia"/>
          <w:noProof/>
        </w:rPr>
      </w:pPr>
      <w:r>
        <w:fldChar w:fldCharType="begin"/>
      </w:r>
      <w:r>
        <w:instrText xml:space="preserve"> HYPERLINK \l "_Toc325923567" </w:instrText>
      </w:r>
      <w:r>
        <w:fldChar w:fldCharType="separate"/>
      </w:r>
      <w:r w:rsidR="003C0D14" w:rsidRPr="00112058">
        <w:rPr>
          <w:rStyle w:val="Hyperlink"/>
          <w:noProof/>
        </w:rPr>
        <w:t>Figure 3 – INK Diagram View</w:t>
      </w:r>
      <w:r w:rsidR="003C0D14">
        <w:rPr>
          <w:noProof/>
          <w:webHidden/>
        </w:rPr>
        <w:tab/>
      </w:r>
      <w:r w:rsidR="003C0D14">
        <w:rPr>
          <w:noProof/>
          <w:webHidden/>
        </w:rPr>
        <w:fldChar w:fldCharType="begin"/>
      </w:r>
      <w:r w:rsidR="003C0D14">
        <w:rPr>
          <w:noProof/>
          <w:webHidden/>
        </w:rPr>
        <w:instrText xml:space="preserve"> PAGEREF _Toc325923567 \h </w:instrText>
      </w:r>
      <w:r w:rsidR="003C0D14">
        <w:rPr>
          <w:noProof/>
          <w:webHidden/>
        </w:rPr>
      </w:r>
      <w:r w:rsidR="003C0D14">
        <w:rPr>
          <w:noProof/>
          <w:webHidden/>
        </w:rPr>
        <w:fldChar w:fldCharType="separate"/>
      </w:r>
      <w:ins w:id="58" w:author="עופר קלוו" w:date="2013-09-27T00:11:00Z">
        <w:r w:rsidR="00413E2E">
          <w:rPr>
            <w:noProof/>
            <w:webHidden/>
          </w:rPr>
          <w:t>1</w:t>
        </w:r>
      </w:ins>
      <w:del w:id="59" w:author="עופר קלוו" w:date="2013-09-25T22:38:00Z">
        <w:r w:rsidR="002629CF" w:rsidDel="002629CF">
          <w:rPr>
            <w:noProof/>
            <w:webHidden/>
          </w:rPr>
          <w:delText>1</w:delText>
        </w:r>
      </w:del>
      <w:r w:rsidR="003C0D14">
        <w:rPr>
          <w:noProof/>
          <w:webHidden/>
        </w:rPr>
        <w:fldChar w:fldCharType="end"/>
      </w:r>
      <w:r>
        <w:rPr>
          <w:noProof/>
        </w:rPr>
        <w:fldChar w:fldCharType="end"/>
      </w:r>
    </w:p>
    <w:p w:rsidR="003C0D14" w:rsidRDefault="00AB2253">
      <w:pPr>
        <w:pStyle w:val="af0"/>
        <w:tabs>
          <w:tab w:val="right" w:leader="dot" w:pos="10338"/>
        </w:tabs>
        <w:rPr>
          <w:rFonts w:eastAsiaTheme="minorEastAsia"/>
          <w:noProof/>
        </w:rPr>
      </w:pPr>
      <w:r>
        <w:fldChar w:fldCharType="begin"/>
      </w:r>
      <w:r>
        <w:instrText xml:space="preserve"> HYPERLINK \l "_Toc325923568" </w:instrText>
      </w:r>
      <w:r>
        <w:fldChar w:fldCharType="separate"/>
      </w:r>
      <w:r w:rsidR="003C0D14" w:rsidRPr="00112058">
        <w:rPr>
          <w:rStyle w:val="Hyperlink"/>
          <w:noProof/>
        </w:rPr>
        <w:t>Figure 4 - INK Diagram with compilation error</w:t>
      </w:r>
      <w:r w:rsidR="003C0D14">
        <w:rPr>
          <w:noProof/>
          <w:webHidden/>
        </w:rPr>
        <w:tab/>
      </w:r>
      <w:r w:rsidR="003C0D14">
        <w:rPr>
          <w:noProof/>
          <w:webHidden/>
        </w:rPr>
        <w:fldChar w:fldCharType="begin"/>
      </w:r>
      <w:r w:rsidR="003C0D14">
        <w:rPr>
          <w:noProof/>
          <w:webHidden/>
        </w:rPr>
        <w:instrText xml:space="preserve"> PAGEREF _Toc325923568 \h </w:instrText>
      </w:r>
      <w:r w:rsidR="003C0D14">
        <w:rPr>
          <w:noProof/>
          <w:webHidden/>
        </w:rPr>
      </w:r>
      <w:r w:rsidR="003C0D14">
        <w:rPr>
          <w:noProof/>
          <w:webHidden/>
        </w:rPr>
        <w:fldChar w:fldCharType="separate"/>
      </w:r>
      <w:ins w:id="60" w:author="עופר קלוו" w:date="2013-09-27T00:11:00Z">
        <w:r w:rsidR="00413E2E">
          <w:rPr>
            <w:noProof/>
            <w:webHidden/>
          </w:rPr>
          <w:t>1</w:t>
        </w:r>
      </w:ins>
      <w:del w:id="61" w:author="עופר קלוו" w:date="2013-09-25T22:38:00Z">
        <w:r w:rsidR="002629CF" w:rsidDel="002629CF">
          <w:rPr>
            <w:noProof/>
            <w:webHidden/>
          </w:rPr>
          <w:delText>1</w:delText>
        </w:r>
      </w:del>
      <w:r w:rsidR="003C0D14">
        <w:rPr>
          <w:noProof/>
          <w:webHidden/>
        </w:rPr>
        <w:fldChar w:fldCharType="end"/>
      </w:r>
      <w:r>
        <w:rPr>
          <w:noProof/>
        </w:rPr>
        <w:fldChar w:fldCharType="end"/>
      </w:r>
    </w:p>
    <w:p w:rsidR="003C0D14" w:rsidRDefault="00AB2253">
      <w:pPr>
        <w:pStyle w:val="af0"/>
        <w:tabs>
          <w:tab w:val="right" w:leader="dot" w:pos="10338"/>
        </w:tabs>
        <w:rPr>
          <w:rFonts w:eastAsiaTheme="minorEastAsia"/>
          <w:noProof/>
        </w:rPr>
      </w:pPr>
      <w:r>
        <w:fldChar w:fldCharType="begin"/>
      </w:r>
      <w:r>
        <w:instrText xml:space="preserve"> HYPERLINK \l "_Toc325923569" </w:instrText>
      </w:r>
      <w:r>
        <w:fldChar w:fldCharType="separate"/>
      </w:r>
      <w:r w:rsidR="003C0D14" w:rsidRPr="00112058">
        <w:rPr>
          <w:rStyle w:val="Hyperlink"/>
          <w:noProof/>
        </w:rPr>
        <w:t>Figure 5 – Confirm dialog of INK diagram deletion</w:t>
      </w:r>
      <w:r w:rsidR="003C0D14">
        <w:rPr>
          <w:noProof/>
          <w:webHidden/>
        </w:rPr>
        <w:tab/>
      </w:r>
      <w:r w:rsidR="003C0D14">
        <w:rPr>
          <w:noProof/>
          <w:webHidden/>
        </w:rPr>
        <w:fldChar w:fldCharType="begin"/>
      </w:r>
      <w:r w:rsidR="003C0D14">
        <w:rPr>
          <w:noProof/>
          <w:webHidden/>
        </w:rPr>
        <w:instrText xml:space="preserve"> PAGEREF _Toc325923569 \h </w:instrText>
      </w:r>
      <w:r w:rsidR="003C0D14">
        <w:rPr>
          <w:noProof/>
          <w:webHidden/>
        </w:rPr>
      </w:r>
      <w:r w:rsidR="003C0D14">
        <w:rPr>
          <w:noProof/>
          <w:webHidden/>
        </w:rPr>
        <w:fldChar w:fldCharType="separate"/>
      </w:r>
      <w:ins w:id="62" w:author="עופר קלוו" w:date="2013-09-27T00:11:00Z">
        <w:r w:rsidR="00413E2E">
          <w:rPr>
            <w:noProof/>
            <w:webHidden/>
          </w:rPr>
          <w:t>1</w:t>
        </w:r>
      </w:ins>
      <w:del w:id="63" w:author="עופר קלוו" w:date="2013-09-25T22:38:00Z">
        <w:r w:rsidR="002629CF" w:rsidDel="002629CF">
          <w:rPr>
            <w:noProof/>
            <w:webHidden/>
          </w:rPr>
          <w:delText>1</w:delText>
        </w:r>
      </w:del>
      <w:r w:rsidR="003C0D14">
        <w:rPr>
          <w:noProof/>
          <w:webHidden/>
        </w:rPr>
        <w:fldChar w:fldCharType="end"/>
      </w:r>
      <w:r>
        <w:rPr>
          <w:noProof/>
        </w:rPr>
        <w:fldChar w:fldCharType="end"/>
      </w:r>
    </w:p>
    <w:p w:rsidR="003C0D14" w:rsidRDefault="00AB2253">
      <w:pPr>
        <w:pStyle w:val="af0"/>
        <w:tabs>
          <w:tab w:val="right" w:leader="dot" w:pos="10338"/>
        </w:tabs>
        <w:rPr>
          <w:rFonts w:eastAsiaTheme="minorEastAsia"/>
          <w:noProof/>
        </w:rPr>
      </w:pPr>
      <w:r>
        <w:fldChar w:fldCharType="begin"/>
      </w:r>
      <w:r>
        <w:instrText xml:space="preserve"> HYPERLINK \l "_Toc325923570" </w:instrText>
      </w:r>
      <w:r>
        <w:fldChar w:fldCharType="separate"/>
      </w:r>
      <w:r w:rsidR="003C0D14" w:rsidRPr="00112058">
        <w:rPr>
          <w:rStyle w:val="Hyperlink"/>
          <w:noProof/>
        </w:rPr>
        <w:t>Figure 6 - Plugin general error message</w:t>
      </w:r>
      <w:r w:rsidR="003C0D14">
        <w:rPr>
          <w:noProof/>
          <w:webHidden/>
        </w:rPr>
        <w:tab/>
      </w:r>
      <w:r w:rsidR="003C0D14">
        <w:rPr>
          <w:noProof/>
          <w:webHidden/>
        </w:rPr>
        <w:fldChar w:fldCharType="begin"/>
      </w:r>
      <w:r w:rsidR="003C0D14">
        <w:rPr>
          <w:noProof/>
          <w:webHidden/>
        </w:rPr>
        <w:instrText xml:space="preserve"> PAGEREF _Toc325923570 \h </w:instrText>
      </w:r>
      <w:r w:rsidR="003C0D14">
        <w:rPr>
          <w:noProof/>
          <w:webHidden/>
        </w:rPr>
      </w:r>
      <w:r w:rsidR="003C0D14">
        <w:rPr>
          <w:noProof/>
          <w:webHidden/>
        </w:rPr>
        <w:fldChar w:fldCharType="separate"/>
      </w:r>
      <w:ins w:id="64" w:author="עופר קלוו" w:date="2013-09-27T00:11:00Z">
        <w:r w:rsidR="00413E2E">
          <w:rPr>
            <w:noProof/>
            <w:webHidden/>
          </w:rPr>
          <w:t>1</w:t>
        </w:r>
      </w:ins>
      <w:del w:id="65" w:author="עופר קלוו" w:date="2013-09-25T22:38:00Z">
        <w:r w:rsidR="002629CF" w:rsidDel="002629CF">
          <w:rPr>
            <w:noProof/>
            <w:webHidden/>
          </w:rPr>
          <w:delText>1</w:delText>
        </w:r>
      </w:del>
      <w:r w:rsidR="003C0D14">
        <w:rPr>
          <w:noProof/>
          <w:webHidden/>
        </w:rPr>
        <w:fldChar w:fldCharType="end"/>
      </w:r>
      <w:r>
        <w:rPr>
          <w:noProof/>
        </w:rPr>
        <w:fldChar w:fldCharType="end"/>
      </w:r>
    </w:p>
    <w:p w:rsidR="003C0D14" w:rsidRDefault="00AB2253">
      <w:pPr>
        <w:pStyle w:val="af0"/>
        <w:tabs>
          <w:tab w:val="right" w:leader="dot" w:pos="10338"/>
        </w:tabs>
        <w:rPr>
          <w:rFonts w:eastAsiaTheme="minorEastAsia"/>
          <w:noProof/>
        </w:rPr>
      </w:pPr>
      <w:r>
        <w:fldChar w:fldCharType="begin"/>
      </w:r>
      <w:r>
        <w:instrText xml:space="preserve"> HYPERLINK \l "_Toc325923571" </w:instrText>
      </w:r>
      <w:r>
        <w:fldChar w:fldCharType="separate"/>
      </w:r>
      <w:r w:rsidR="003C0D14" w:rsidRPr="00112058">
        <w:rPr>
          <w:rStyle w:val="Hyperlink"/>
          <w:noProof/>
        </w:rPr>
        <w:t>Figure 7 - INK Diagram Preference page</w:t>
      </w:r>
      <w:r w:rsidR="003C0D14">
        <w:rPr>
          <w:noProof/>
          <w:webHidden/>
        </w:rPr>
        <w:tab/>
      </w:r>
      <w:r w:rsidR="003C0D14">
        <w:rPr>
          <w:noProof/>
          <w:webHidden/>
        </w:rPr>
        <w:fldChar w:fldCharType="begin"/>
      </w:r>
      <w:r w:rsidR="003C0D14">
        <w:rPr>
          <w:noProof/>
          <w:webHidden/>
        </w:rPr>
        <w:instrText xml:space="preserve"> PAGEREF _Toc325923571 \h </w:instrText>
      </w:r>
      <w:r w:rsidR="003C0D14">
        <w:rPr>
          <w:noProof/>
          <w:webHidden/>
        </w:rPr>
      </w:r>
      <w:r w:rsidR="003C0D14">
        <w:rPr>
          <w:noProof/>
          <w:webHidden/>
        </w:rPr>
        <w:fldChar w:fldCharType="separate"/>
      </w:r>
      <w:ins w:id="66" w:author="עופר קלוו" w:date="2013-09-27T00:11:00Z">
        <w:r w:rsidR="00413E2E">
          <w:rPr>
            <w:noProof/>
            <w:webHidden/>
          </w:rPr>
          <w:t>1</w:t>
        </w:r>
      </w:ins>
      <w:del w:id="67" w:author="עופר קלוו" w:date="2013-09-25T22:38:00Z">
        <w:r w:rsidR="002629CF" w:rsidDel="002629CF">
          <w:rPr>
            <w:noProof/>
            <w:webHidden/>
          </w:rPr>
          <w:delText>1</w:delText>
        </w:r>
      </w:del>
      <w:r w:rsidR="003C0D14">
        <w:rPr>
          <w:noProof/>
          <w:webHidden/>
        </w:rPr>
        <w:fldChar w:fldCharType="end"/>
      </w:r>
      <w:r>
        <w:rPr>
          <w:noProof/>
        </w:rPr>
        <w:fldChar w:fldCharType="end"/>
      </w:r>
    </w:p>
    <w:p w:rsidR="003C0D14" w:rsidRDefault="00AB2253">
      <w:pPr>
        <w:pStyle w:val="af0"/>
        <w:tabs>
          <w:tab w:val="right" w:leader="dot" w:pos="10338"/>
        </w:tabs>
        <w:rPr>
          <w:rFonts w:eastAsiaTheme="minorEastAsia"/>
          <w:noProof/>
        </w:rPr>
      </w:pPr>
      <w:r>
        <w:fldChar w:fldCharType="begin"/>
      </w:r>
      <w:r>
        <w:instrText xml:space="preserve"> HYPERLINK \l "_Toc325923572" </w:instrText>
      </w:r>
      <w:r>
        <w:fldChar w:fldCharType="separate"/>
      </w:r>
      <w:r w:rsidR="003C0D14" w:rsidRPr="00112058">
        <w:rPr>
          <w:rStyle w:val="Hyperlink"/>
          <w:noProof/>
        </w:rPr>
        <w:t>Figure 8 - INK Kiosk  Preference page</w:t>
      </w:r>
      <w:r w:rsidR="003C0D14">
        <w:rPr>
          <w:noProof/>
          <w:webHidden/>
        </w:rPr>
        <w:tab/>
      </w:r>
      <w:r w:rsidR="003C0D14">
        <w:rPr>
          <w:noProof/>
          <w:webHidden/>
        </w:rPr>
        <w:fldChar w:fldCharType="begin"/>
      </w:r>
      <w:r w:rsidR="003C0D14">
        <w:rPr>
          <w:noProof/>
          <w:webHidden/>
        </w:rPr>
        <w:instrText xml:space="preserve"> PAGEREF _Toc325923572 \h </w:instrText>
      </w:r>
      <w:r w:rsidR="003C0D14">
        <w:rPr>
          <w:noProof/>
          <w:webHidden/>
        </w:rPr>
      </w:r>
      <w:r w:rsidR="003C0D14">
        <w:rPr>
          <w:noProof/>
          <w:webHidden/>
        </w:rPr>
        <w:fldChar w:fldCharType="separate"/>
      </w:r>
      <w:ins w:id="68" w:author="עופר קלוו" w:date="2013-09-27T00:11:00Z">
        <w:r w:rsidR="00413E2E">
          <w:rPr>
            <w:noProof/>
            <w:webHidden/>
          </w:rPr>
          <w:t>1</w:t>
        </w:r>
      </w:ins>
      <w:del w:id="69" w:author="עופר קלוו" w:date="2013-09-25T22:38:00Z">
        <w:r w:rsidR="002629CF" w:rsidDel="002629CF">
          <w:rPr>
            <w:noProof/>
            <w:webHidden/>
          </w:rPr>
          <w:delText>1</w:delText>
        </w:r>
      </w:del>
      <w:r w:rsidR="003C0D14">
        <w:rPr>
          <w:noProof/>
          <w:webHidden/>
        </w:rPr>
        <w:fldChar w:fldCharType="end"/>
      </w:r>
      <w:r>
        <w:rPr>
          <w:noProof/>
        </w:rPr>
        <w:fldChar w:fldCharType="end"/>
      </w:r>
    </w:p>
    <w:p w:rsidR="003C0D14" w:rsidRDefault="00AB2253">
      <w:pPr>
        <w:pStyle w:val="af0"/>
        <w:tabs>
          <w:tab w:val="right" w:leader="dot" w:pos="10338"/>
        </w:tabs>
        <w:rPr>
          <w:rFonts w:eastAsiaTheme="minorEastAsia"/>
          <w:noProof/>
        </w:rPr>
      </w:pPr>
      <w:r>
        <w:fldChar w:fldCharType="begin"/>
      </w:r>
      <w:r>
        <w:instrText xml:space="preserve"> HYPERLINK \l "_Toc325923573" </w:instrText>
      </w:r>
      <w:r>
        <w:fldChar w:fldCharType="separate"/>
      </w:r>
      <w:r w:rsidR="003C0D14" w:rsidRPr="00112058">
        <w:rPr>
          <w:rStyle w:val="Hyperlink"/>
          <w:noProof/>
        </w:rPr>
        <w:t>Figure 9 - INK Toolbar group</w:t>
      </w:r>
      <w:r w:rsidR="003C0D14">
        <w:rPr>
          <w:noProof/>
          <w:webHidden/>
        </w:rPr>
        <w:tab/>
      </w:r>
      <w:r w:rsidR="003C0D14">
        <w:rPr>
          <w:noProof/>
          <w:webHidden/>
        </w:rPr>
        <w:fldChar w:fldCharType="begin"/>
      </w:r>
      <w:r w:rsidR="003C0D14">
        <w:rPr>
          <w:noProof/>
          <w:webHidden/>
        </w:rPr>
        <w:instrText xml:space="preserve"> PAGEREF _Toc325923573 \h </w:instrText>
      </w:r>
      <w:r w:rsidR="003C0D14">
        <w:rPr>
          <w:noProof/>
          <w:webHidden/>
        </w:rPr>
      </w:r>
      <w:r w:rsidR="003C0D14">
        <w:rPr>
          <w:noProof/>
          <w:webHidden/>
        </w:rPr>
        <w:fldChar w:fldCharType="separate"/>
      </w:r>
      <w:ins w:id="70" w:author="עופר קלוו" w:date="2013-09-27T00:11:00Z">
        <w:r w:rsidR="00413E2E">
          <w:rPr>
            <w:noProof/>
            <w:webHidden/>
          </w:rPr>
          <w:t>1</w:t>
        </w:r>
      </w:ins>
      <w:del w:id="71" w:author="עופר קלוו" w:date="2013-09-25T22:38:00Z">
        <w:r w:rsidR="002629CF" w:rsidDel="002629CF">
          <w:rPr>
            <w:noProof/>
            <w:webHidden/>
          </w:rPr>
          <w:delText>1</w:delText>
        </w:r>
      </w:del>
      <w:r w:rsidR="003C0D14">
        <w:rPr>
          <w:noProof/>
          <w:webHidden/>
        </w:rPr>
        <w:fldChar w:fldCharType="end"/>
      </w:r>
      <w:r>
        <w:rPr>
          <w:noProof/>
        </w:rPr>
        <w:fldChar w:fldCharType="end"/>
      </w:r>
    </w:p>
    <w:p w:rsidR="003C0D14" w:rsidRDefault="00AB2253">
      <w:pPr>
        <w:pStyle w:val="af0"/>
        <w:tabs>
          <w:tab w:val="right" w:leader="dot" w:pos="10338"/>
        </w:tabs>
        <w:rPr>
          <w:rFonts w:eastAsiaTheme="minorEastAsia"/>
          <w:noProof/>
        </w:rPr>
      </w:pPr>
      <w:r>
        <w:fldChar w:fldCharType="begin"/>
      </w:r>
      <w:r>
        <w:instrText xml:space="preserve"> HYPERLINK \l "_Toc325923574" </w:instrText>
      </w:r>
      <w:r>
        <w:fldChar w:fldCharType="separate"/>
      </w:r>
      <w:r w:rsidR="003C0D14" w:rsidRPr="00112058">
        <w:rPr>
          <w:rStyle w:val="Hyperlink"/>
          <w:noProof/>
        </w:rPr>
        <w:t>Figure 10 - Diagram filter options tree</w:t>
      </w:r>
      <w:r w:rsidR="003C0D14">
        <w:rPr>
          <w:noProof/>
          <w:webHidden/>
        </w:rPr>
        <w:tab/>
      </w:r>
      <w:r w:rsidR="003C0D14">
        <w:rPr>
          <w:noProof/>
          <w:webHidden/>
        </w:rPr>
        <w:fldChar w:fldCharType="begin"/>
      </w:r>
      <w:r w:rsidR="003C0D14">
        <w:rPr>
          <w:noProof/>
          <w:webHidden/>
        </w:rPr>
        <w:instrText xml:space="preserve"> PAGEREF _Toc325923574 \h </w:instrText>
      </w:r>
      <w:r w:rsidR="003C0D14">
        <w:rPr>
          <w:noProof/>
          <w:webHidden/>
        </w:rPr>
      </w:r>
      <w:r w:rsidR="003C0D14">
        <w:rPr>
          <w:noProof/>
          <w:webHidden/>
        </w:rPr>
        <w:fldChar w:fldCharType="separate"/>
      </w:r>
      <w:ins w:id="72" w:author="עופר קלוו" w:date="2013-09-27T00:11:00Z">
        <w:r w:rsidR="00413E2E">
          <w:rPr>
            <w:noProof/>
            <w:webHidden/>
          </w:rPr>
          <w:t>1</w:t>
        </w:r>
      </w:ins>
      <w:del w:id="73" w:author="עופר קלוו" w:date="2013-09-25T22:38:00Z">
        <w:r w:rsidR="002629CF" w:rsidDel="002629CF">
          <w:rPr>
            <w:noProof/>
            <w:webHidden/>
          </w:rPr>
          <w:delText>1</w:delText>
        </w:r>
      </w:del>
      <w:r w:rsidR="003C0D14">
        <w:rPr>
          <w:noProof/>
          <w:webHidden/>
        </w:rPr>
        <w:fldChar w:fldCharType="end"/>
      </w:r>
      <w:r>
        <w:rPr>
          <w:noProof/>
        </w:rPr>
        <w:fldChar w:fldCharType="end"/>
      </w:r>
    </w:p>
    <w:p w:rsidR="003C0D14" w:rsidRDefault="00AB2253">
      <w:pPr>
        <w:pStyle w:val="af0"/>
        <w:tabs>
          <w:tab w:val="right" w:leader="dot" w:pos="10338"/>
        </w:tabs>
        <w:rPr>
          <w:rFonts w:eastAsiaTheme="minorEastAsia"/>
          <w:noProof/>
        </w:rPr>
      </w:pPr>
      <w:r>
        <w:fldChar w:fldCharType="begin"/>
      </w:r>
      <w:r>
        <w:instrText xml:space="preserve"> HYPERLINK \l "_Toc325923575" </w:instrText>
      </w:r>
      <w:r>
        <w:fldChar w:fldCharType="separate"/>
      </w:r>
      <w:r w:rsidR="003C0D14" w:rsidRPr="00112058">
        <w:rPr>
          <w:rStyle w:val="Hyperlink"/>
          <w:noProof/>
        </w:rPr>
        <w:t>Figure 11 – INK Perspective</w:t>
      </w:r>
      <w:r w:rsidR="003C0D14">
        <w:rPr>
          <w:noProof/>
          <w:webHidden/>
        </w:rPr>
        <w:tab/>
      </w:r>
      <w:r w:rsidR="003C0D14">
        <w:rPr>
          <w:noProof/>
          <w:webHidden/>
        </w:rPr>
        <w:fldChar w:fldCharType="begin"/>
      </w:r>
      <w:r w:rsidR="003C0D14">
        <w:rPr>
          <w:noProof/>
          <w:webHidden/>
        </w:rPr>
        <w:instrText xml:space="preserve"> PAGEREF _Toc325923575 \h </w:instrText>
      </w:r>
      <w:r w:rsidR="003C0D14">
        <w:rPr>
          <w:noProof/>
          <w:webHidden/>
        </w:rPr>
      </w:r>
      <w:r w:rsidR="003C0D14">
        <w:rPr>
          <w:noProof/>
          <w:webHidden/>
        </w:rPr>
        <w:fldChar w:fldCharType="separate"/>
      </w:r>
      <w:ins w:id="74" w:author="עופר קלוו" w:date="2013-09-27T00:11:00Z">
        <w:r w:rsidR="00413E2E">
          <w:rPr>
            <w:noProof/>
            <w:webHidden/>
          </w:rPr>
          <w:t>1</w:t>
        </w:r>
      </w:ins>
      <w:del w:id="75" w:author="עופר קלוו" w:date="2013-09-25T22:38:00Z">
        <w:r w:rsidR="002629CF" w:rsidDel="002629CF">
          <w:rPr>
            <w:noProof/>
            <w:webHidden/>
          </w:rPr>
          <w:delText>1</w:delText>
        </w:r>
      </w:del>
      <w:r w:rsidR="003C0D14">
        <w:rPr>
          <w:noProof/>
          <w:webHidden/>
        </w:rPr>
        <w:fldChar w:fldCharType="end"/>
      </w:r>
      <w:r>
        <w:rPr>
          <w:noProof/>
        </w:rPr>
        <w:fldChar w:fldCharType="end"/>
      </w:r>
    </w:p>
    <w:p w:rsidR="004F5905" w:rsidRDefault="005C4C2F" w:rsidP="00591253">
      <w:r>
        <w:fldChar w:fldCharType="end"/>
      </w:r>
    </w:p>
    <w:p w:rsidR="00135BCB" w:rsidRDefault="00135BCB" w:rsidP="00135BCB">
      <w:pPr>
        <w:pStyle w:val="a9"/>
      </w:pPr>
      <w:r>
        <w:t>Table List:</w:t>
      </w:r>
    </w:p>
    <w:p w:rsidR="003C0D14" w:rsidRDefault="005C4C2F">
      <w:pPr>
        <w:pStyle w:val="af0"/>
        <w:tabs>
          <w:tab w:val="right" w:leader="dot" w:pos="10338"/>
        </w:tabs>
        <w:rPr>
          <w:rFonts w:eastAsiaTheme="minorEastAsia"/>
          <w:noProof/>
        </w:rPr>
      </w:pPr>
      <w:r>
        <w:fldChar w:fldCharType="begin"/>
      </w:r>
      <w:r w:rsidR="00135BCB">
        <w:instrText xml:space="preserve"> TOC \h \z \c "Table" </w:instrText>
      </w:r>
      <w:r>
        <w:fldChar w:fldCharType="separate"/>
      </w:r>
      <w:r w:rsidR="00AB2253">
        <w:fldChar w:fldCharType="begin"/>
      </w:r>
      <w:r w:rsidR="00AB2253">
        <w:instrText xml:space="preserve"> HYPERLINK \l "_Toc325923576" </w:instrText>
      </w:r>
      <w:r w:rsidR="00AB2253">
        <w:fldChar w:fldCharType="separate"/>
      </w:r>
      <w:r w:rsidR="003C0D14" w:rsidRPr="007C19FA">
        <w:rPr>
          <w:rStyle w:val="Hyperlink"/>
          <w:noProof/>
        </w:rPr>
        <w:t>Table 1 - INK properties interactions</w:t>
      </w:r>
      <w:r w:rsidR="003C0D14">
        <w:rPr>
          <w:noProof/>
          <w:webHidden/>
        </w:rPr>
        <w:tab/>
      </w:r>
      <w:r w:rsidR="003C0D14">
        <w:rPr>
          <w:noProof/>
          <w:webHidden/>
        </w:rPr>
        <w:fldChar w:fldCharType="begin"/>
      </w:r>
      <w:r w:rsidR="003C0D14">
        <w:rPr>
          <w:noProof/>
          <w:webHidden/>
        </w:rPr>
        <w:instrText xml:space="preserve"> PAGEREF _Toc325923576 \h </w:instrText>
      </w:r>
      <w:r w:rsidR="003C0D14">
        <w:rPr>
          <w:noProof/>
          <w:webHidden/>
        </w:rPr>
      </w:r>
      <w:r w:rsidR="003C0D14">
        <w:rPr>
          <w:noProof/>
          <w:webHidden/>
        </w:rPr>
        <w:fldChar w:fldCharType="separate"/>
      </w:r>
      <w:ins w:id="76" w:author="עופר קלוו" w:date="2013-09-27T00:11:00Z">
        <w:r w:rsidR="00413E2E">
          <w:rPr>
            <w:noProof/>
            <w:webHidden/>
          </w:rPr>
          <w:t>1</w:t>
        </w:r>
      </w:ins>
      <w:del w:id="77" w:author="עופר קלוו" w:date="2013-09-25T22:38:00Z">
        <w:r w:rsidR="002629CF" w:rsidDel="002629CF">
          <w:rPr>
            <w:noProof/>
            <w:webHidden/>
          </w:rPr>
          <w:delText>1</w:delText>
        </w:r>
      </w:del>
      <w:r w:rsidR="003C0D14">
        <w:rPr>
          <w:noProof/>
          <w:webHidden/>
        </w:rPr>
        <w:fldChar w:fldCharType="end"/>
      </w:r>
      <w:r w:rsidR="00AB2253">
        <w:rPr>
          <w:noProof/>
        </w:rPr>
        <w:fldChar w:fldCharType="end"/>
      </w:r>
    </w:p>
    <w:p w:rsidR="003C0D14" w:rsidRDefault="00AB2253">
      <w:pPr>
        <w:pStyle w:val="af0"/>
        <w:tabs>
          <w:tab w:val="right" w:leader="dot" w:pos="10338"/>
        </w:tabs>
        <w:rPr>
          <w:rFonts w:eastAsiaTheme="minorEastAsia"/>
          <w:noProof/>
        </w:rPr>
      </w:pPr>
      <w:r>
        <w:fldChar w:fldCharType="begin"/>
      </w:r>
      <w:r>
        <w:instrText xml:space="preserve"> HYPERLINK \l "_Toc325923577" </w:instrText>
      </w:r>
      <w:r>
        <w:fldChar w:fldCharType="separate"/>
      </w:r>
      <w:r w:rsidR="003C0D14" w:rsidRPr="007C19FA">
        <w:rPr>
          <w:rStyle w:val="Hyperlink"/>
          <w:noProof/>
        </w:rPr>
        <w:t>Table 2 - INK kiosk interactions</w:t>
      </w:r>
      <w:r w:rsidR="003C0D14">
        <w:rPr>
          <w:noProof/>
          <w:webHidden/>
        </w:rPr>
        <w:tab/>
      </w:r>
      <w:r w:rsidR="003C0D14">
        <w:rPr>
          <w:noProof/>
          <w:webHidden/>
        </w:rPr>
        <w:fldChar w:fldCharType="begin"/>
      </w:r>
      <w:r w:rsidR="003C0D14">
        <w:rPr>
          <w:noProof/>
          <w:webHidden/>
        </w:rPr>
        <w:instrText xml:space="preserve"> PAGEREF _Toc325923577 \h </w:instrText>
      </w:r>
      <w:r w:rsidR="003C0D14">
        <w:rPr>
          <w:noProof/>
          <w:webHidden/>
        </w:rPr>
      </w:r>
      <w:r w:rsidR="003C0D14">
        <w:rPr>
          <w:noProof/>
          <w:webHidden/>
        </w:rPr>
        <w:fldChar w:fldCharType="separate"/>
      </w:r>
      <w:ins w:id="78" w:author="עופר קלוו" w:date="2013-09-27T00:11:00Z">
        <w:r w:rsidR="00413E2E">
          <w:rPr>
            <w:noProof/>
            <w:webHidden/>
          </w:rPr>
          <w:t>1</w:t>
        </w:r>
      </w:ins>
      <w:del w:id="79" w:author="עופר קלוו" w:date="2013-09-25T22:38:00Z">
        <w:r w:rsidR="002629CF" w:rsidDel="002629CF">
          <w:rPr>
            <w:noProof/>
            <w:webHidden/>
          </w:rPr>
          <w:delText>1</w:delText>
        </w:r>
      </w:del>
      <w:r w:rsidR="003C0D14">
        <w:rPr>
          <w:noProof/>
          <w:webHidden/>
        </w:rPr>
        <w:fldChar w:fldCharType="end"/>
      </w:r>
      <w:r>
        <w:rPr>
          <w:noProof/>
        </w:rPr>
        <w:fldChar w:fldCharType="end"/>
      </w:r>
    </w:p>
    <w:p w:rsidR="003C0D14" w:rsidRDefault="00AB2253">
      <w:pPr>
        <w:pStyle w:val="af0"/>
        <w:tabs>
          <w:tab w:val="right" w:leader="dot" w:pos="10338"/>
        </w:tabs>
        <w:rPr>
          <w:rFonts w:eastAsiaTheme="minorEastAsia"/>
          <w:noProof/>
        </w:rPr>
      </w:pPr>
      <w:r>
        <w:fldChar w:fldCharType="begin"/>
      </w:r>
      <w:r>
        <w:instrText xml:space="preserve"> HYPERLINK \l "_Toc325923578" </w:instrText>
      </w:r>
      <w:r>
        <w:fldChar w:fldCharType="separate"/>
      </w:r>
      <w:r w:rsidR="003C0D14" w:rsidRPr="007C19FA">
        <w:rPr>
          <w:rStyle w:val="Hyperlink"/>
          <w:noProof/>
        </w:rPr>
        <w:t>Table 3 - INK diagram interactions</w:t>
      </w:r>
      <w:r w:rsidR="003C0D14">
        <w:rPr>
          <w:noProof/>
          <w:webHidden/>
        </w:rPr>
        <w:tab/>
      </w:r>
      <w:r w:rsidR="003C0D14">
        <w:rPr>
          <w:noProof/>
          <w:webHidden/>
        </w:rPr>
        <w:fldChar w:fldCharType="begin"/>
      </w:r>
      <w:r w:rsidR="003C0D14">
        <w:rPr>
          <w:noProof/>
          <w:webHidden/>
        </w:rPr>
        <w:instrText xml:space="preserve"> PAGEREF _Toc325923578 \h </w:instrText>
      </w:r>
      <w:r w:rsidR="003C0D14">
        <w:rPr>
          <w:noProof/>
          <w:webHidden/>
        </w:rPr>
      </w:r>
      <w:r w:rsidR="003C0D14">
        <w:rPr>
          <w:noProof/>
          <w:webHidden/>
        </w:rPr>
        <w:fldChar w:fldCharType="separate"/>
      </w:r>
      <w:ins w:id="80" w:author="עופר קלוו" w:date="2013-09-27T00:11:00Z">
        <w:r w:rsidR="00413E2E">
          <w:rPr>
            <w:noProof/>
            <w:webHidden/>
          </w:rPr>
          <w:t>1</w:t>
        </w:r>
      </w:ins>
      <w:del w:id="81" w:author="עופר קלוו" w:date="2013-09-25T22:38:00Z">
        <w:r w:rsidR="002629CF" w:rsidDel="002629CF">
          <w:rPr>
            <w:noProof/>
            <w:webHidden/>
          </w:rPr>
          <w:delText>1</w:delText>
        </w:r>
      </w:del>
      <w:r w:rsidR="003C0D14">
        <w:rPr>
          <w:noProof/>
          <w:webHidden/>
        </w:rPr>
        <w:fldChar w:fldCharType="end"/>
      </w:r>
      <w:r>
        <w:rPr>
          <w:noProof/>
        </w:rPr>
        <w:fldChar w:fldCharType="end"/>
      </w:r>
    </w:p>
    <w:p w:rsidR="003C0D14" w:rsidRDefault="00AB2253">
      <w:pPr>
        <w:pStyle w:val="af0"/>
        <w:tabs>
          <w:tab w:val="right" w:leader="dot" w:pos="10338"/>
        </w:tabs>
        <w:rPr>
          <w:rFonts w:eastAsiaTheme="minorEastAsia"/>
          <w:noProof/>
        </w:rPr>
      </w:pPr>
      <w:r>
        <w:fldChar w:fldCharType="begin"/>
      </w:r>
      <w:r>
        <w:instrText xml:space="preserve"> HYPERLINK \l "_Toc325923579" </w:instrText>
      </w:r>
      <w:r>
        <w:fldChar w:fldCharType="separate"/>
      </w:r>
      <w:r w:rsidR="003C0D14" w:rsidRPr="007C19FA">
        <w:rPr>
          <w:rStyle w:val="Hyperlink"/>
          <w:noProof/>
        </w:rPr>
        <w:t>Table 4 - Actions commands</w:t>
      </w:r>
      <w:r w:rsidR="003C0D14">
        <w:rPr>
          <w:noProof/>
          <w:webHidden/>
        </w:rPr>
        <w:tab/>
      </w:r>
      <w:r w:rsidR="003C0D14">
        <w:rPr>
          <w:noProof/>
          <w:webHidden/>
        </w:rPr>
        <w:fldChar w:fldCharType="begin"/>
      </w:r>
      <w:r w:rsidR="003C0D14">
        <w:rPr>
          <w:noProof/>
          <w:webHidden/>
        </w:rPr>
        <w:instrText xml:space="preserve"> PAGEREF _Toc325923579 \h </w:instrText>
      </w:r>
      <w:r w:rsidR="003C0D14">
        <w:rPr>
          <w:noProof/>
          <w:webHidden/>
        </w:rPr>
      </w:r>
      <w:r w:rsidR="003C0D14">
        <w:rPr>
          <w:noProof/>
          <w:webHidden/>
        </w:rPr>
        <w:fldChar w:fldCharType="separate"/>
      </w:r>
      <w:ins w:id="82" w:author="עופר קלוו" w:date="2013-09-27T00:11:00Z">
        <w:r w:rsidR="00413E2E">
          <w:rPr>
            <w:noProof/>
            <w:webHidden/>
          </w:rPr>
          <w:t>1</w:t>
        </w:r>
      </w:ins>
      <w:del w:id="83" w:author="עופר קלוו" w:date="2013-09-25T22:38:00Z">
        <w:r w:rsidR="002629CF" w:rsidDel="002629CF">
          <w:rPr>
            <w:noProof/>
            <w:webHidden/>
          </w:rPr>
          <w:delText>1</w:delText>
        </w:r>
      </w:del>
      <w:r w:rsidR="003C0D14">
        <w:rPr>
          <w:noProof/>
          <w:webHidden/>
        </w:rPr>
        <w:fldChar w:fldCharType="end"/>
      </w:r>
      <w:r>
        <w:rPr>
          <w:noProof/>
        </w:rPr>
        <w:fldChar w:fldCharType="end"/>
      </w:r>
    </w:p>
    <w:p w:rsidR="00591253" w:rsidRDefault="005C4C2F">
      <w:r>
        <w:fldChar w:fldCharType="end"/>
      </w:r>
      <w:r w:rsidR="00591253">
        <w:br w:type="page"/>
      </w:r>
    </w:p>
    <w:p w:rsidR="00591253" w:rsidRDefault="00A56378" w:rsidP="00A56378">
      <w:pPr>
        <w:pStyle w:val="1"/>
      </w:pPr>
      <w:bookmarkStart w:id="84" w:name="_Ref322292653"/>
      <w:bookmarkStart w:id="85" w:name="_Toc336467583"/>
      <w:r w:rsidRPr="00A56378">
        <w:lastRenderedPageBreak/>
        <w:t>Abstract</w:t>
      </w:r>
      <w:bookmarkEnd w:id="84"/>
      <w:bookmarkEnd w:id="85"/>
    </w:p>
    <w:p w:rsidR="001C06CE" w:rsidRDefault="001C06CE" w:rsidP="00CE5550">
      <w:r w:rsidRPr="001C06CE">
        <w:t>The</w:t>
      </w:r>
      <w:r>
        <w:rPr>
          <w:rFonts w:ascii="Forte" w:hAnsi="Forte"/>
        </w:rPr>
        <w:t xml:space="preserve"> </w:t>
      </w:r>
      <w:r w:rsidRPr="001C06CE">
        <w:rPr>
          <w:rFonts w:ascii="Forte" w:hAnsi="Forte"/>
          <w:sz w:val="24"/>
          <w:szCs w:val="24"/>
        </w:rPr>
        <w:t>inkstone</w:t>
      </w:r>
      <w:r w:rsidRPr="001C06CE">
        <w:rPr>
          <w:sz w:val="24"/>
          <w:szCs w:val="24"/>
        </w:rPr>
        <w:t xml:space="preserve"> </w:t>
      </w:r>
      <w:r>
        <w:t xml:space="preserve">project is about extending INK </w:t>
      </w:r>
      <w:r w:rsidRPr="001C06CE">
        <w:t>workbench</w:t>
      </w:r>
      <w:r>
        <w:t xml:space="preserve"> project to enable</w:t>
      </w:r>
      <w:r w:rsidR="00A56378">
        <w:t xml:space="preserve"> graphical editing of INK metadata, using diagram </w:t>
      </w:r>
      <w:r w:rsidR="00335AD3">
        <w:t>draw</w:t>
      </w:r>
      <w:r w:rsidR="00CE5550">
        <w:t>ing</w:t>
      </w:r>
      <w:r w:rsidR="00335AD3">
        <w:t xml:space="preserve"> of notations (INK elements and relations between them).</w:t>
      </w:r>
    </w:p>
    <w:p w:rsidR="00335AD3" w:rsidRDefault="00335AD3" w:rsidP="00CE5550">
      <w:r>
        <w:t xml:space="preserve">The project goal is to simplify </w:t>
      </w:r>
      <w:r w:rsidR="00CE5550">
        <w:t xml:space="preserve">DSL </w:t>
      </w:r>
      <w:r>
        <w:t xml:space="preserve">design with INK, to </w:t>
      </w:r>
      <w:r w:rsidR="00CE5550">
        <w:t xml:space="preserve">domain </w:t>
      </w:r>
      <w:r w:rsidR="00CE5550" w:rsidRPr="00CE5550">
        <w:t>specialist</w:t>
      </w:r>
      <w:r w:rsidR="00CE5550">
        <w:t>s that are not programmers, and to enable modeling visual language between people that uses INK.</w:t>
      </w:r>
    </w:p>
    <w:p w:rsidR="00467E30" w:rsidRDefault="00467E30" w:rsidP="00467E30">
      <w:pPr>
        <w:rPr>
          <w:rFonts w:ascii="Forte" w:hAnsi="Forte"/>
          <w:sz w:val="24"/>
          <w:szCs w:val="24"/>
        </w:rPr>
      </w:pPr>
      <w:r>
        <w:t xml:space="preserve">This paper is a specification document that lists the operational requirements of </w:t>
      </w:r>
      <w:r w:rsidRPr="001C06CE">
        <w:rPr>
          <w:rFonts w:ascii="Forte" w:hAnsi="Forte"/>
          <w:sz w:val="24"/>
          <w:szCs w:val="24"/>
        </w:rPr>
        <w:t>inkstone</w:t>
      </w:r>
      <w:r w:rsidRPr="009173A2">
        <w:t>.</w:t>
      </w:r>
    </w:p>
    <w:p w:rsidR="009173A2" w:rsidRDefault="009173A2" w:rsidP="0033053E">
      <w:r>
        <w:t xml:space="preserve">The Operational requirements </w:t>
      </w:r>
      <w:r w:rsidR="0033053E">
        <w:t>will define</w:t>
      </w:r>
      <w:r>
        <w:t>:</w:t>
      </w:r>
    </w:p>
    <w:p w:rsidR="009173A2" w:rsidRDefault="009173A2" w:rsidP="009173A2">
      <w:pPr>
        <w:pStyle w:val="ac"/>
        <w:numPr>
          <w:ilvl w:val="0"/>
          <w:numId w:val="26"/>
        </w:numPr>
      </w:pPr>
      <w:r>
        <w:t xml:space="preserve">Operational principles (see chapter </w:t>
      </w:r>
      <w:r>
        <w:fldChar w:fldCharType="begin"/>
      </w:r>
      <w:r>
        <w:instrText xml:space="preserve"> REF _Ref325897903 \r \h </w:instrText>
      </w:r>
      <w:r>
        <w:fldChar w:fldCharType="separate"/>
      </w:r>
      <w:ins w:id="86" w:author="עופר קלוו" w:date="2013-09-27T00:11:00Z">
        <w:r w:rsidR="00413E2E">
          <w:rPr>
            <w:rFonts w:hint="cs"/>
            <w:cs/>
          </w:rPr>
          <w:t>‎</w:t>
        </w:r>
        <w:r w:rsidR="00413E2E">
          <w:t>2</w:t>
        </w:r>
      </w:ins>
      <w:del w:id="87" w:author="עופר קלוו" w:date="2013-09-25T22:36:00Z">
        <w:r w:rsidR="002629CF" w:rsidDel="002629CF">
          <w:rPr>
            <w:rFonts w:hint="cs"/>
            <w:cs/>
          </w:rPr>
          <w:delText>‎</w:delText>
        </w:r>
        <w:r w:rsidR="002629CF" w:rsidDel="002629CF">
          <w:delText>2</w:delText>
        </w:r>
      </w:del>
      <w:r>
        <w:fldChar w:fldCharType="end"/>
      </w:r>
      <w:r>
        <w:t>).</w:t>
      </w:r>
    </w:p>
    <w:p w:rsidR="009173A2" w:rsidRDefault="009173A2" w:rsidP="009173A2">
      <w:pPr>
        <w:pStyle w:val="ac"/>
        <w:numPr>
          <w:ilvl w:val="0"/>
          <w:numId w:val="26"/>
        </w:numPr>
      </w:pPr>
      <w:r>
        <w:t xml:space="preserve">GUI design (see chapter </w:t>
      </w:r>
      <w:r>
        <w:fldChar w:fldCharType="begin"/>
      </w:r>
      <w:r>
        <w:instrText xml:space="preserve"> REF _Ref325897886 \r \h </w:instrText>
      </w:r>
      <w:r>
        <w:fldChar w:fldCharType="separate"/>
      </w:r>
      <w:ins w:id="88" w:author="עופר קלוו" w:date="2013-09-27T00:11:00Z">
        <w:r w:rsidR="00413E2E">
          <w:rPr>
            <w:rFonts w:hint="cs"/>
            <w:cs/>
          </w:rPr>
          <w:t>‎</w:t>
        </w:r>
        <w:r w:rsidR="00413E2E">
          <w:t>3</w:t>
        </w:r>
      </w:ins>
      <w:del w:id="89" w:author="עופר קלוו" w:date="2013-09-25T22:36:00Z">
        <w:r w:rsidR="002629CF" w:rsidDel="002629CF">
          <w:rPr>
            <w:rFonts w:hint="cs"/>
            <w:cs/>
          </w:rPr>
          <w:delText>‎</w:delText>
        </w:r>
        <w:r w:rsidR="002629CF" w:rsidDel="002629CF">
          <w:delText>3</w:delText>
        </w:r>
      </w:del>
      <w:r>
        <w:fldChar w:fldCharType="end"/>
      </w:r>
      <w:r>
        <w:t>).</w:t>
      </w:r>
    </w:p>
    <w:p w:rsidR="009173A2" w:rsidRDefault="0033053E" w:rsidP="002825F6">
      <w:pPr>
        <w:pStyle w:val="ac"/>
        <w:numPr>
          <w:ilvl w:val="0"/>
          <w:numId w:val="26"/>
        </w:numPr>
        <w:pPrChange w:id="90" w:author="עופר קלוו" w:date="2013-10-02T22:15:00Z">
          <w:pPr>
            <w:pStyle w:val="ac"/>
            <w:numPr>
              <w:numId w:val="26"/>
            </w:numPr>
            <w:ind w:hanging="360"/>
          </w:pPr>
        </w:pPrChange>
      </w:pPr>
      <w:r>
        <w:t>INK n</w:t>
      </w:r>
      <w:r w:rsidR="009173A2">
        <w:t xml:space="preserve">otations (see </w:t>
      </w:r>
      <w:ins w:id="91" w:author="עופר קלוו" w:date="2013-10-02T22:14:00Z">
        <w:r w:rsidR="002825F6">
          <w:fldChar w:fldCharType="begin"/>
        </w:r>
        <w:r w:rsidR="002825F6">
          <w:instrText xml:space="preserve"> REF _Ref368515375 \h </w:instrText>
        </w:r>
      </w:ins>
      <w:r w:rsidR="002825F6">
        <w:fldChar w:fldCharType="separate"/>
      </w:r>
      <w:ins w:id="92" w:author="עופר קלוו" w:date="2013-10-02T22:14:00Z">
        <w:r w:rsidR="002825F6">
          <w:t xml:space="preserve">Appendix B – </w:t>
        </w:r>
        <w:r w:rsidR="002825F6" w:rsidRPr="009B4BB1">
          <w:t>INK Diagram</w:t>
        </w:r>
        <w:r w:rsidR="002825F6">
          <w:fldChar w:fldCharType="end"/>
        </w:r>
      </w:ins>
      <w:del w:id="93" w:author="עופר קלוו" w:date="2013-10-02T22:14:00Z">
        <w:r w:rsidR="009173A2" w:rsidDel="002825F6">
          <w:delText>appendix A</w:delText>
        </w:r>
      </w:del>
      <w:r w:rsidR="009173A2">
        <w:t xml:space="preserve">, chapter </w:t>
      </w:r>
      <w:ins w:id="94" w:author="עופר קלוו" w:date="2013-10-02T22:15:00Z">
        <w:r w:rsidR="002825F6">
          <w:fldChar w:fldCharType="begin"/>
        </w:r>
        <w:r w:rsidR="002825F6">
          <w:instrText xml:space="preserve"> REF _Ref368515375 \r \h </w:instrText>
        </w:r>
      </w:ins>
      <w:r w:rsidR="002825F6">
        <w:fldChar w:fldCharType="separate"/>
      </w:r>
      <w:ins w:id="95" w:author="עופר קלוו" w:date="2013-10-02T22:15:00Z">
        <w:r w:rsidR="002825F6">
          <w:rPr>
            <w:rFonts w:hint="cs"/>
            <w:cs/>
          </w:rPr>
          <w:t>‎</w:t>
        </w:r>
        <w:r w:rsidR="002825F6">
          <w:t>4.2</w:t>
        </w:r>
        <w:r w:rsidR="002825F6">
          <w:fldChar w:fldCharType="end"/>
        </w:r>
      </w:ins>
      <w:del w:id="96" w:author="עופר קלוו" w:date="2013-10-02T22:15:00Z">
        <w:r w:rsidR="009173A2" w:rsidDel="002825F6">
          <w:fldChar w:fldCharType="begin"/>
        </w:r>
        <w:r w:rsidR="009173A2" w:rsidDel="002825F6">
          <w:delInstrText xml:space="preserve"> REF _Ref325897958 \r \h </w:delInstrText>
        </w:r>
        <w:r w:rsidR="009173A2" w:rsidDel="002825F6">
          <w:fldChar w:fldCharType="separate"/>
        </w:r>
      </w:del>
      <w:del w:id="97" w:author="עופר קלוו" w:date="2013-09-25T22:36:00Z">
        <w:r w:rsidR="002629CF" w:rsidDel="002629CF">
          <w:rPr>
            <w:rFonts w:hint="cs"/>
            <w:cs/>
          </w:rPr>
          <w:delText>‎</w:delText>
        </w:r>
        <w:r w:rsidR="002629CF" w:rsidDel="002629CF">
          <w:delText>4.1</w:delText>
        </w:r>
      </w:del>
      <w:del w:id="98" w:author="עופר קלוו" w:date="2013-10-02T22:15:00Z">
        <w:r w:rsidR="009173A2" w:rsidDel="002825F6">
          <w:fldChar w:fldCharType="end"/>
        </w:r>
      </w:del>
      <w:r w:rsidR="009173A2">
        <w:t>).</w:t>
      </w:r>
    </w:p>
    <w:p w:rsidR="009173A2" w:rsidRDefault="009173A2" w:rsidP="002825F6">
      <w:pPr>
        <w:pStyle w:val="ac"/>
        <w:numPr>
          <w:ilvl w:val="0"/>
          <w:numId w:val="26"/>
        </w:numPr>
        <w:pPrChange w:id="99" w:author="עופר קלוו" w:date="2013-10-02T22:14:00Z">
          <w:pPr>
            <w:pStyle w:val="ac"/>
            <w:numPr>
              <w:numId w:val="26"/>
            </w:numPr>
            <w:ind w:hanging="360"/>
          </w:pPr>
        </w:pPrChange>
      </w:pPr>
      <w:r>
        <w:t xml:space="preserve">Operational scenarios (see </w:t>
      </w:r>
      <w:ins w:id="100" w:author="עופר קלוו" w:date="2013-10-02T22:14:00Z">
        <w:r w:rsidR="002825F6">
          <w:fldChar w:fldCharType="begin"/>
        </w:r>
        <w:r w:rsidR="002825F6">
          <w:instrText xml:space="preserve"> REF _Ref325897972 \h </w:instrText>
        </w:r>
      </w:ins>
      <w:r w:rsidR="002825F6">
        <w:fldChar w:fldCharType="separate"/>
      </w:r>
      <w:ins w:id="101" w:author="עופר קלוו" w:date="2013-10-02T22:14:00Z">
        <w:r w:rsidR="002825F6">
          <w:t>Appendix B – Opera</w:t>
        </w:r>
        <w:r w:rsidR="002825F6">
          <w:t>t</w:t>
        </w:r>
        <w:r w:rsidR="002825F6">
          <w:t>ional scenarios</w:t>
        </w:r>
        <w:r w:rsidR="002825F6">
          <w:fldChar w:fldCharType="end"/>
        </w:r>
      </w:ins>
      <w:del w:id="102" w:author="עופר קלוו" w:date="2013-10-02T22:14:00Z">
        <w:r w:rsidDel="002825F6">
          <w:delText>appendix B</w:delText>
        </w:r>
      </w:del>
      <w:r>
        <w:t xml:space="preserve">, chapter </w:t>
      </w:r>
      <w:r>
        <w:fldChar w:fldCharType="begin"/>
      </w:r>
      <w:r>
        <w:instrText xml:space="preserve"> REF _Ref325897972 \r \h </w:instrText>
      </w:r>
      <w:r>
        <w:fldChar w:fldCharType="separate"/>
      </w:r>
      <w:ins w:id="103" w:author="עופר קלוו" w:date="2013-10-02T22:14:00Z">
        <w:r w:rsidR="002825F6">
          <w:rPr>
            <w:rFonts w:hint="cs"/>
            <w:cs/>
          </w:rPr>
          <w:t>‎</w:t>
        </w:r>
        <w:r w:rsidR="002825F6">
          <w:t>4.3</w:t>
        </w:r>
      </w:ins>
      <w:del w:id="104" w:author="עופר קלוו" w:date="2013-09-25T22:36:00Z">
        <w:r w:rsidR="002629CF" w:rsidDel="002629CF">
          <w:rPr>
            <w:rFonts w:hint="cs"/>
            <w:cs/>
          </w:rPr>
          <w:delText>‎</w:delText>
        </w:r>
        <w:r w:rsidR="002629CF" w:rsidDel="002629CF">
          <w:delText>4.2</w:delText>
        </w:r>
      </w:del>
      <w:r>
        <w:fldChar w:fldCharType="end"/>
      </w:r>
      <w:r>
        <w:t>).</w:t>
      </w:r>
    </w:p>
    <w:p w:rsidR="00467E30" w:rsidRDefault="00E65313" w:rsidP="002403F0">
      <w:r>
        <w:t>And</w:t>
      </w:r>
      <w:r w:rsidR="002403F0">
        <w:t>,</w:t>
      </w:r>
      <w:r>
        <w:t xml:space="preserve"> be a reference document to the functional requirements and the design of the plugin.</w:t>
      </w:r>
    </w:p>
    <w:p w:rsidR="00335AD3" w:rsidRDefault="00335AD3" w:rsidP="00335AD3">
      <w:pPr>
        <w:pStyle w:val="2"/>
      </w:pPr>
      <w:bookmarkStart w:id="105" w:name="_Toc336467584"/>
      <w:r>
        <w:t>Abbreviations list</w:t>
      </w:r>
      <w:bookmarkEnd w:id="105"/>
    </w:p>
    <w:tbl>
      <w:tblPr>
        <w:tblStyle w:val="ab"/>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242"/>
        <w:gridCol w:w="9322"/>
      </w:tblGrid>
      <w:tr w:rsidR="009711FE" w:rsidTr="00CE5550">
        <w:tc>
          <w:tcPr>
            <w:tcW w:w="1242" w:type="dxa"/>
          </w:tcPr>
          <w:p w:rsidR="009711FE" w:rsidRPr="00CE5550" w:rsidRDefault="009711FE" w:rsidP="00335AD3">
            <w:pPr>
              <w:rPr>
                <w:b/>
                <w:bCs/>
              </w:rPr>
            </w:pPr>
            <w:r w:rsidRPr="00CE5550">
              <w:rPr>
                <w:b/>
                <w:bCs/>
              </w:rPr>
              <w:t>DSL</w:t>
            </w:r>
          </w:p>
        </w:tc>
        <w:tc>
          <w:tcPr>
            <w:tcW w:w="9322" w:type="dxa"/>
          </w:tcPr>
          <w:p w:rsidR="009711FE" w:rsidRDefault="009711FE" w:rsidP="00335AD3">
            <w:r w:rsidRPr="00335AD3">
              <w:t>Domain Specific Language</w:t>
            </w:r>
          </w:p>
        </w:tc>
      </w:tr>
      <w:tr w:rsidR="009711FE" w:rsidTr="00CE5550">
        <w:tc>
          <w:tcPr>
            <w:tcW w:w="1242" w:type="dxa"/>
          </w:tcPr>
          <w:p w:rsidR="009711FE" w:rsidRPr="00CE5550" w:rsidRDefault="009711FE" w:rsidP="00335AD3">
            <w:pPr>
              <w:rPr>
                <w:b/>
                <w:bCs/>
              </w:rPr>
            </w:pPr>
            <w:r>
              <w:rPr>
                <w:b/>
                <w:bCs/>
              </w:rPr>
              <w:t>GUI</w:t>
            </w:r>
          </w:p>
        </w:tc>
        <w:tc>
          <w:tcPr>
            <w:tcW w:w="9322" w:type="dxa"/>
          </w:tcPr>
          <w:p w:rsidR="009711FE" w:rsidRPr="00335AD3" w:rsidRDefault="009711FE" w:rsidP="00335AD3">
            <w:r>
              <w:t>Graphical User Interface</w:t>
            </w:r>
          </w:p>
        </w:tc>
      </w:tr>
      <w:tr w:rsidR="009711FE" w:rsidTr="00CE5550">
        <w:tc>
          <w:tcPr>
            <w:tcW w:w="1242" w:type="dxa"/>
          </w:tcPr>
          <w:p w:rsidR="009711FE" w:rsidRPr="00CE5550" w:rsidRDefault="009711FE" w:rsidP="00335AD3">
            <w:pPr>
              <w:rPr>
                <w:b/>
                <w:bCs/>
              </w:rPr>
            </w:pPr>
            <w:r>
              <w:rPr>
                <w:b/>
                <w:bCs/>
              </w:rPr>
              <w:t>SDL</w:t>
            </w:r>
          </w:p>
        </w:tc>
        <w:tc>
          <w:tcPr>
            <w:tcW w:w="9322" w:type="dxa"/>
          </w:tcPr>
          <w:p w:rsidR="009711FE" w:rsidRPr="00335AD3" w:rsidRDefault="009711FE" w:rsidP="00335AD3">
            <w:r w:rsidRPr="00E91594">
              <w:t>Simple Declarative Language</w:t>
            </w:r>
          </w:p>
        </w:tc>
      </w:tr>
      <w:tr w:rsidR="009711FE" w:rsidTr="00CE5550">
        <w:tc>
          <w:tcPr>
            <w:tcW w:w="1242" w:type="dxa"/>
          </w:tcPr>
          <w:p w:rsidR="009711FE" w:rsidRPr="00CE5550" w:rsidRDefault="009711FE" w:rsidP="00335AD3">
            <w:pPr>
              <w:rPr>
                <w:b/>
                <w:bCs/>
              </w:rPr>
            </w:pPr>
            <w:r w:rsidRPr="00CE5550">
              <w:rPr>
                <w:b/>
                <w:bCs/>
              </w:rPr>
              <w:t>SVG</w:t>
            </w:r>
          </w:p>
        </w:tc>
        <w:tc>
          <w:tcPr>
            <w:tcW w:w="9322" w:type="dxa"/>
          </w:tcPr>
          <w:p w:rsidR="009711FE" w:rsidRDefault="009711FE" w:rsidP="00335AD3">
            <w:r w:rsidRPr="00335AD3">
              <w:t>Scalable Vector Graphics</w:t>
            </w:r>
          </w:p>
        </w:tc>
      </w:tr>
    </w:tbl>
    <w:p w:rsidR="00335AD3" w:rsidRDefault="00335AD3" w:rsidP="00335AD3"/>
    <w:p w:rsidR="00EC3A69" w:rsidRPr="00EC3A69" w:rsidRDefault="00EC3A69" w:rsidP="00EC3A69">
      <w:pPr>
        <w:pStyle w:val="2"/>
      </w:pPr>
      <w:bookmarkStart w:id="106" w:name="_Toc336467585"/>
      <w:r w:rsidRPr="00EC3A69">
        <w:t>Definitions</w:t>
      </w:r>
      <w:bookmarkEnd w:id="106"/>
    </w:p>
    <w:tbl>
      <w:tblPr>
        <w:tblStyle w:val="ab"/>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242"/>
        <w:gridCol w:w="9322"/>
      </w:tblGrid>
      <w:tr w:rsidR="009711FE" w:rsidTr="00052353">
        <w:tc>
          <w:tcPr>
            <w:tcW w:w="1242" w:type="dxa"/>
          </w:tcPr>
          <w:p w:rsidR="009711FE" w:rsidRPr="00CE5550" w:rsidRDefault="009711FE" w:rsidP="00052353">
            <w:pPr>
              <w:rPr>
                <w:b/>
                <w:bCs/>
              </w:rPr>
            </w:pPr>
            <w:r>
              <w:rPr>
                <w:b/>
                <w:bCs/>
              </w:rPr>
              <w:t>INK Element</w:t>
            </w:r>
          </w:p>
        </w:tc>
        <w:tc>
          <w:tcPr>
            <w:tcW w:w="9322" w:type="dxa"/>
          </w:tcPr>
          <w:p w:rsidR="009711FE" w:rsidRDefault="00875E44" w:rsidP="00EC3A69">
            <w:r>
              <w:t xml:space="preserve">A </w:t>
            </w:r>
            <w:r w:rsidRPr="00875E44">
              <w:t>graphical</w:t>
            </w:r>
            <w:r>
              <w:t xml:space="preserve"> shape used to note:</w:t>
            </w:r>
            <w:r w:rsidR="009711FE">
              <w:t xml:space="preserve"> INK meta-class, INK class or INK Object</w:t>
            </w:r>
            <w:r>
              <w:t>.</w:t>
            </w:r>
          </w:p>
          <w:p w:rsidR="00875E44" w:rsidRDefault="00875E44" w:rsidP="00EC3A69">
            <w:r>
              <w:t>More in appendix A…</w:t>
            </w:r>
          </w:p>
        </w:tc>
      </w:tr>
      <w:tr w:rsidR="00875E44" w:rsidTr="00052353">
        <w:tc>
          <w:tcPr>
            <w:tcW w:w="1242" w:type="dxa"/>
          </w:tcPr>
          <w:p w:rsidR="00875E44" w:rsidRDefault="00875E44" w:rsidP="00875E44">
            <w:pPr>
              <w:rPr>
                <w:b/>
                <w:bCs/>
              </w:rPr>
            </w:pPr>
            <w:r w:rsidRPr="00875E44">
              <w:rPr>
                <w:b/>
                <w:bCs/>
              </w:rPr>
              <w:t xml:space="preserve">INK </w:t>
            </w:r>
            <w:r>
              <w:rPr>
                <w:b/>
                <w:bCs/>
              </w:rPr>
              <w:t>Relations</w:t>
            </w:r>
          </w:p>
        </w:tc>
        <w:tc>
          <w:tcPr>
            <w:tcW w:w="9322" w:type="dxa"/>
          </w:tcPr>
          <w:p w:rsidR="00875E44" w:rsidRDefault="00697F53" w:rsidP="00697F53">
            <w:r>
              <w:t>A graphical</w:t>
            </w:r>
            <w:r w:rsidR="00875E44">
              <w:t xml:space="preserve"> relation line</w:t>
            </w:r>
            <w:r>
              <w:t xml:space="preserve"> used to note</w:t>
            </w:r>
            <w:r w:rsidR="00875E44">
              <w:t xml:space="preserve">: </w:t>
            </w:r>
            <w:r w:rsidR="00875E44" w:rsidRPr="00875E44">
              <w:t>Extension</w:t>
            </w:r>
            <w:r w:rsidR="00875E44">
              <w:t xml:space="preserve">, </w:t>
            </w:r>
            <w:r w:rsidR="00875E44" w:rsidRPr="00875E44">
              <w:t>Instancing</w:t>
            </w:r>
            <w:r w:rsidR="00875E44">
              <w:t xml:space="preserve"> </w:t>
            </w:r>
            <w:r>
              <w:t>or</w:t>
            </w:r>
            <w:r w:rsidR="00875E44">
              <w:t xml:space="preserve"> </w:t>
            </w:r>
            <w:r w:rsidR="00875E44" w:rsidRPr="00875E44">
              <w:t>Referencing</w:t>
            </w:r>
            <w:r w:rsidR="00875E44">
              <w:t>.</w:t>
            </w:r>
          </w:p>
          <w:p w:rsidR="00875E44" w:rsidRDefault="00875E44" w:rsidP="00875E44">
            <w:r w:rsidRPr="00875E44">
              <w:t>More in appendix A</w:t>
            </w:r>
            <w:r>
              <w:t>…</w:t>
            </w:r>
          </w:p>
        </w:tc>
      </w:tr>
      <w:tr w:rsidR="009711FE" w:rsidTr="00052353">
        <w:tc>
          <w:tcPr>
            <w:tcW w:w="1242" w:type="dxa"/>
          </w:tcPr>
          <w:p w:rsidR="009711FE" w:rsidRPr="00CE5550" w:rsidRDefault="009711FE" w:rsidP="00052353">
            <w:pPr>
              <w:rPr>
                <w:b/>
                <w:bCs/>
              </w:rPr>
            </w:pPr>
            <w:r>
              <w:rPr>
                <w:b/>
                <w:bCs/>
              </w:rPr>
              <w:t>INK File</w:t>
            </w:r>
          </w:p>
        </w:tc>
        <w:tc>
          <w:tcPr>
            <w:tcW w:w="9322" w:type="dxa"/>
          </w:tcPr>
          <w:p w:rsidR="009711FE" w:rsidRDefault="009711FE" w:rsidP="00052353">
            <w:r>
              <w:t>A text file with “*.ink” suffix. Written in SDL format.</w:t>
            </w:r>
          </w:p>
        </w:tc>
      </w:tr>
      <w:tr w:rsidR="009711FE" w:rsidTr="00052353">
        <w:tc>
          <w:tcPr>
            <w:tcW w:w="1242" w:type="dxa"/>
          </w:tcPr>
          <w:p w:rsidR="009711FE" w:rsidRPr="00CE5550" w:rsidRDefault="009711FE" w:rsidP="00052353">
            <w:pPr>
              <w:rPr>
                <w:b/>
                <w:bCs/>
              </w:rPr>
            </w:pPr>
            <w:r>
              <w:rPr>
                <w:b/>
                <w:bCs/>
              </w:rPr>
              <w:t>Swing</w:t>
            </w:r>
          </w:p>
        </w:tc>
        <w:tc>
          <w:tcPr>
            <w:tcW w:w="9322" w:type="dxa"/>
          </w:tcPr>
          <w:p w:rsidR="009711FE" w:rsidRPr="00335AD3" w:rsidRDefault="009711FE" w:rsidP="00DE658C">
            <w:r>
              <w:t>P</w:t>
            </w:r>
            <w:r w:rsidRPr="00061BA7">
              <w:t>art of Oracle'</w:t>
            </w:r>
            <w:r>
              <w:t>s Java Foundation Classes (JFC), a</w:t>
            </w:r>
            <w:r w:rsidRPr="00061BA7">
              <w:t>n API for providing a graphical user interface (GUI) for Java programs.</w:t>
            </w:r>
          </w:p>
        </w:tc>
      </w:tr>
    </w:tbl>
    <w:p w:rsidR="00EC3A69" w:rsidRDefault="00EC3A69" w:rsidP="00335AD3"/>
    <w:p w:rsidR="00467E30" w:rsidRDefault="00467E30" w:rsidP="00467E30">
      <w:pPr>
        <w:pStyle w:val="2"/>
      </w:pPr>
      <w:bookmarkStart w:id="107" w:name="_Toc336467586"/>
      <w:r>
        <w:t>Applicable Documents</w:t>
      </w:r>
      <w:bookmarkEnd w:id="107"/>
    </w:p>
    <w:tbl>
      <w:tblPr>
        <w:tblStyle w:val="ab"/>
        <w:tblW w:w="0" w:type="auto"/>
        <w:tblLook w:val="04A0" w:firstRow="1" w:lastRow="0" w:firstColumn="1" w:lastColumn="0" w:noHBand="0" w:noVBand="1"/>
      </w:tblPr>
      <w:tblGrid>
        <w:gridCol w:w="538"/>
        <w:gridCol w:w="6374"/>
        <w:gridCol w:w="1826"/>
        <w:gridCol w:w="1826"/>
      </w:tblGrid>
      <w:tr w:rsidR="00467E30" w:rsidTr="00467E30">
        <w:tc>
          <w:tcPr>
            <w:tcW w:w="538" w:type="dxa"/>
            <w:shd w:val="clear" w:color="auto" w:fill="DAEEF3" w:themeFill="accent5" w:themeFillTint="33"/>
            <w:vAlign w:val="center"/>
          </w:tcPr>
          <w:p w:rsidR="00467E30" w:rsidRPr="004A0290" w:rsidRDefault="00467E30" w:rsidP="00467E30">
            <w:pPr>
              <w:jc w:val="center"/>
              <w:rPr>
                <w:b/>
                <w:bCs/>
              </w:rPr>
            </w:pPr>
            <w:r w:rsidRPr="004A0290">
              <w:rPr>
                <w:b/>
                <w:bCs/>
              </w:rPr>
              <w:t>No.</w:t>
            </w:r>
          </w:p>
        </w:tc>
        <w:tc>
          <w:tcPr>
            <w:tcW w:w="6374" w:type="dxa"/>
            <w:shd w:val="clear" w:color="auto" w:fill="DAEEF3" w:themeFill="accent5" w:themeFillTint="33"/>
            <w:vAlign w:val="center"/>
          </w:tcPr>
          <w:p w:rsidR="00467E30" w:rsidRPr="004A0290" w:rsidRDefault="00467E30" w:rsidP="00467E30">
            <w:pPr>
              <w:jc w:val="center"/>
              <w:rPr>
                <w:b/>
                <w:bCs/>
              </w:rPr>
            </w:pPr>
            <w:r w:rsidRPr="004A0290">
              <w:rPr>
                <w:b/>
                <w:bCs/>
              </w:rPr>
              <w:t>Document Name</w:t>
            </w:r>
          </w:p>
        </w:tc>
        <w:tc>
          <w:tcPr>
            <w:tcW w:w="1826" w:type="dxa"/>
            <w:shd w:val="clear" w:color="auto" w:fill="DAEEF3" w:themeFill="accent5" w:themeFillTint="33"/>
            <w:vAlign w:val="center"/>
          </w:tcPr>
          <w:p w:rsidR="00467E30" w:rsidRPr="004A0290" w:rsidRDefault="00467E30" w:rsidP="00467E30">
            <w:pPr>
              <w:jc w:val="center"/>
              <w:rPr>
                <w:b/>
                <w:bCs/>
              </w:rPr>
            </w:pPr>
            <w:r>
              <w:rPr>
                <w:b/>
                <w:bCs/>
              </w:rPr>
              <w:t>V</w:t>
            </w:r>
            <w:r w:rsidRPr="004A0290">
              <w:rPr>
                <w:b/>
                <w:bCs/>
              </w:rPr>
              <w:t>ersion</w:t>
            </w:r>
          </w:p>
        </w:tc>
        <w:tc>
          <w:tcPr>
            <w:tcW w:w="1826" w:type="dxa"/>
            <w:shd w:val="clear" w:color="auto" w:fill="DAEEF3" w:themeFill="accent5" w:themeFillTint="33"/>
            <w:vAlign w:val="center"/>
          </w:tcPr>
          <w:p w:rsidR="00467E30" w:rsidRPr="004A0290" w:rsidRDefault="00467E30" w:rsidP="00467E30">
            <w:pPr>
              <w:jc w:val="center"/>
              <w:rPr>
                <w:b/>
                <w:bCs/>
              </w:rPr>
            </w:pPr>
            <w:r>
              <w:rPr>
                <w:b/>
                <w:bCs/>
              </w:rPr>
              <w:t>Date</w:t>
            </w:r>
          </w:p>
        </w:tc>
      </w:tr>
      <w:tr w:rsidR="00467E30" w:rsidTr="00467E30">
        <w:trPr>
          <w:trHeight w:val="285"/>
        </w:trPr>
        <w:tc>
          <w:tcPr>
            <w:tcW w:w="538" w:type="dxa"/>
            <w:vAlign w:val="center"/>
          </w:tcPr>
          <w:p w:rsidR="00467E30" w:rsidRDefault="00467E30" w:rsidP="00467E30">
            <w:pPr>
              <w:pStyle w:val="ac"/>
              <w:numPr>
                <w:ilvl w:val="0"/>
                <w:numId w:val="2"/>
              </w:numPr>
            </w:pPr>
          </w:p>
        </w:tc>
        <w:tc>
          <w:tcPr>
            <w:tcW w:w="6374" w:type="dxa"/>
            <w:vAlign w:val="center"/>
          </w:tcPr>
          <w:p w:rsidR="00467E30" w:rsidRDefault="00467E30" w:rsidP="00467E30">
            <w:r w:rsidRPr="001C06CE">
              <w:rPr>
                <w:rFonts w:ascii="Forte" w:hAnsi="Forte"/>
                <w:sz w:val="24"/>
                <w:szCs w:val="24"/>
              </w:rPr>
              <w:t>inkstone</w:t>
            </w:r>
            <w:r w:rsidRPr="001C06CE">
              <w:rPr>
                <w:sz w:val="24"/>
                <w:szCs w:val="24"/>
              </w:rPr>
              <w:t xml:space="preserve"> </w:t>
            </w:r>
            <w:r>
              <w:t>FRS</w:t>
            </w:r>
          </w:p>
        </w:tc>
        <w:tc>
          <w:tcPr>
            <w:tcW w:w="1826" w:type="dxa"/>
            <w:vAlign w:val="center"/>
          </w:tcPr>
          <w:p w:rsidR="00467E30" w:rsidRDefault="00655A1A" w:rsidP="00467E30">
            <w:pPr>
              <w:jc w:val="center"/>
            </w:pPr>
            <w:r>
              <w:t>2</w:t>
            </w:r>
            <w:r w:rsidR="00467E30">
              <w:t>.0</w:t>
            </w:r>
          </w:p>
        </w:tc>
        <w:tc>
          <w:tcPr>
            <w:tcW w:w="1826" w:type="dxa"/>
            <w:vAlign w:val="center"/>
          </w:tcPr>
          <w:p w:rsidR="00467E30" w:rsidRDefault="00467E30" w:rsidP="00655A1A">
            <w:pPr>
              <w:jc w:val="center"/>
            </w:pPr>
            <w:r>
              <w:t>2</w:t>
            </w:r>
            <w:r w:rsidR="00655A1A">
              <w:t>5</w:t>
            </w:r>
            <w:r>
              <w:t>/0</w:t>
            </w:r>
            <w:r w:rsidR="00655A1A">
              <w:t>9</w:t>
            </w:r>
            <w:r>
              <w:t>/2012</w:t>
            </w:r>
          </w:p>
        </w:tc>
      </w:tr>
    </w:tbl>
    <w:p w:rsidR="00467E30" w:rsidRDefault="00467E30" w:rsidP="00335AD3"/>
    <w:p w:rsidR="00EC3A69" w:rsidRDefault="00EC3A69">
      <w:r>
        <w:br w:type="page"/>
      </w:r>
    </w:p>
    <w:p w:rsidR="009D4CE8" w:rsidRDefault="009D4CE8" w:rsidP="00AD3553">
      <w:pPr>
        <w:pStyle w:val="1"/>
      </w:pPr>
      <w:bookmarkStart w:id="108" w:name="_Ref325897903"/>
      <w:bookmarkStart w:id="109" w:name="_Toc336467587"/>
      <w:r w:rsidRPr="00AD3553">
        <w:lastRenderedPageBreak/>
        <w:t>Operational</w:t>
      </w:r>
      <w:r w:rsidRPr="009D4CE8">
        <w:t xml:space="preserve"> principles</w:t>
      </w:r>
      <w:bookmarkEnd w:id="108"/>
      <w:bookmarkEnd w:id="109"/>
    </w:p>
    <w:p w:rsidR="009D4CE8" w:rsidRDefault="009711FE" w:rsidP="009711FE">
      <w:r>
        <w:t xml:space="preserve">The graphical interface of </w:t>
      </w:r>
      <w:r w:rsidRPr="009711FE">
        <w:rPr>
          <w:rFonts w:ascii="Forte" w:hAnsi="Forte"/>
        </w:rPr>
        <w:t>inkstone</w:t>
      </w:r>
      <w:r w:rsidRPr="009711FE">
        <w:t xml:space="preserve"> </w:t>
      </w:r>
      <w:r>
        <w:t xml:space="preserve">should be based on the Eclipse development environment visual GUI </w:t>
      </w:r>
      <w:r w:rsidR="00B91573">
        <w:t>components</w:t>
      </w:r>
      <w:r>
        <w:t>.</w:t>
      </w:r>
    </w:p>
    <w:p w:rsidR="00B91573" w:rsidRDefault="00BD10F7" w:rsidP="00BD10F7">
      <w:r>
        <w:t>It shall be simple and fast to operate. Meaning, no more than 3 hits/clicks actions per each functionality usage.</w:t>
      </w:r>
    </w:p>
    <w:p w:rsidR="009D4CE8" w:rsidRDefault="009D4CE8" w:rsidP="009D4CE8">
      <w:pPr>
        <w:pStyle w:val="1"/>
      </w:pPr>
      <w:bookmarkStart w:id="110" w:name="_Ref325897886"/>
      <w:bookmarkStart w:id="111" w:name="_Toc336467588"/>
      <w:r w:rsidRPr="009D4CE8">
        <w:t>Graphic interface design</w:t>
      </w:r>
      <w:bookmarkEnd w:id="110"/>
      <w:bookmarkEnd w:id="111"/>
    </w:p>
    <w:p w:rsidR="00AD3553" w:rsidRPr="00AD3553" w:rsidRDefault="00AD3553" w:rsidP="00AD3553">
      <w:pPr>
        <w:pStyle w:val="2"/>
      </w:pPr>
      <w:bookmarkStart w:id="112" w:name="_Toc336467589"/>
      <w:r>
        <w:t>Plugin views</w:t>
      </w:r>
      <w:bookmarkEnd w:id="112"/>
    </w:p>
    <w:p w:rsidR="009D4CE8" w:rsidRDefault="009D4CE8" w:rsidP="00AD3553">
      <w:pPr>
        <w:pStyle w:val="3"/>
      </w:pPr>
      <w:bookmarkStart w:id="113" w:name="_Toc336467590"/>
      <w:bookmarkStart w:id="114" w:name="_Ref368437743"/>
      <w:r w:rsidRPr="009D4CE8">
        <w:t>INK Properties View</w:t>
      </w:r>
      <w:bookmarkEnd w:id="113"/>
      <w:bookmarkEnd w:id="114"/>
    </w:p>
    <w:p w:rsidR="00E91915" w:rsidRPr="00E91915" w:rsidRDefault="00E91915" w:rsidP="00E91915">
      <w:r>
        <w:t xml:space="preserve">Normal icon: </w:t>
      </w:r>
      <w:r>
        <w:rPr>
          <w:noProof/>
        </w:rPr>
        <w:drawing>
          <wp:inline distT="0" distB="0" distL="0" distR="0" wp14:anchorId="09F5BAD8" wp14:editId="330D9961">
            <wp:extent cx="142933" cy="142933"/>
            <wp:effectExtent l="0" t="0" r="9525"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Properties View Icon - Normal.png"/>
                    <pic:cNvPicPr/>
                  </pic:nvPicPr>
                  <pic:blipFill>
                    <a:blip r:embed="rId9">
                      <a:extLst>
                        <a:ext uri="{28A0092B-C50C-407E-A947-70E740481C1C}">
                          <a14:useLocalDpi xmlns:a14="http://schemas.microsoft.com/office/drawing/2010/main" val="0"/>
                        </a:ext>
                      </a:extLst>
                    </a:blip>
                    <a:stretch>
                      <a:fillRect/>
                    </a:stretch>
                  </pic:blipFill>
                  <pic:spPr>
                    <a:xfrm>
                      <a:off x="0" y="0"/>
                      <a:ext cx="142933" cy="142933"/>
                    </a:xfrm>
                    <a:prstGeom prst="rect">
                      <a:avLst/>
                    </a:prstGeom>
                  </pic:spPr>
                </pic:pic>
              </a:graphicData>
            </a:graphic>
          </wp:inline>
        </w:drawing>
      </w:r>
      <w:r>
        <w:tab/>
      </w:r>
      <w:r>
        <w:tab/>
        <w:t xml:space="preserve">Error icon: </w:t>
      </w:r>
      <w:r>
        <w:rPr>
          <w:noProof/>
        </w:rPr>
        <w:drawing>
          <wp:inline distT="0" distB="0" distL="0" distR="0" wp14:anchorId="2BC1FED3" wp14:editId="4C599D4C">
            <wp:extent cx="142895" cy="142895"/>
            <wp:effectExtent l="0" t="0" r="9525" b="952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Properties View Icon - Error.png"/>
                    <pic:cNvPicPr/>
                  </pic:nvPicPr>
                  <pic:blipFill>
                    <a:blip r:embed="rId10">
                      <a:extLst>
                        <a:ext uri="{28A0092B-C50C-407E-A947-70E740481C1C}">
                          <a14:useLocalDpi xmlns:a14="http://schemas.microsoft.com/office/drawing/2010/main" val="0"/>
                        </a:ext>
                      </a:extLst>
                    </a:blip>
                    <a:stretch>
                      <a:fillRect/>
                    </a:stretch>
                  </pic:blipFill>
                  <pic:spPr>
                    <a:xfrm>
                      <a:off x="0" y="0"/>
                      <a:ext cx="142895" cy="142895"/>
                    </a:xfrm>
                    <a:prstGeom prst="rect">
                      <a:avLst/>
                    </a:prstGeom>
                  </pic:spPr>
                </pic:pic>
              </a:graphicData>
            </a:graphic>
          </wp:inline>
        </w:drawing>
      </w:r>
    </w:p>
    <w:p w:rsidR="006A3559" w:rsidRDefault="00EF2E7A">
      <w:pPr>
        <w:keepNext/>
        <w:spacing w:after="0" w:line="240" w:lineRule="auto"/>
        <w:jc w:val="center"/>
        <w:pPrChange w:id="115" w:author="עופר קלוו" w:date="2013-09-26T22:30:00Z">
          <w:pPr>
            <w:keepNext/>
            <w:jc w:val="center"/>
          </w:pPr>
        </w:pPrChange>
      </w:pPr>
      <w:ins w:id="116" w:author="עופר קלוו" w:date="2013-10-02T01:18:00Z">
        <w:r>
          <w:rPr>
            <w:noProof/>
          </w:rPr>
          <w:drawing>
            <wp:inline distT="0" distB="0" distL="0" distR="0" wp14:anchorId="24F452BD" wp14:editId="4C16E63D">
              <wp:extent cx="5443268" cy="2620010"/>
              <wp:effectExtent l="171450" t="171450" r="386080" b="37084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786"/>
                      <a:stretch/>
                    </pic:blipFill>
                    <pic:spPr bwMode="auto">
                      <a:xfrm>
                        <a:off x="0" y="0"/>
                        <a:ext cx="5443268" cy="2620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ins>
      <w:del w:id="117" w:author="עופר קלוו" w:date="2013-09-25T22:36:00Z">
        <w:r w:rsidR="00044AEF" w:rsidDel="002629CF">
          <w:rPr>
            <w:noProof/>
          </w:rPr>
          <w:drawing>
            <wp:inline distT="0" distB="0" distL="0" distR="0" wp14:anchorId="258B9A3D" wp14:editId="77A8D519">
              <wp:extent cx="4629150" cy="1924050"/>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STONE-INK Properties View-Normal-mockup.jpg"/>
                      <pic:cNvPicPr/>
                    </pic:nvPicPr>
                    <pic:blipFill>
                      <a:blip r:embed="rId12">
                        <a:extLst>
                          <a:ext uri="{28A0092B-C50C-407E-A947-70E740481C1C}">
                            <a14:useLocalDpi xmlns:a14="http://schemas.microsoft.com/office/drawing/2010/main" val="0"/>
                          </a:ext>
                        </a:extLst>
                      </a:blip>
                      <a:stretch>
                        <a:fillRect/>
                      </a:stretch>
                    </pic:blipFill>
                    <pic:spPr>
                      <a:xfrm>
                        <a:off x="0" y="0"/>
                        <a:ext cx="4629150" cy="1924050"/>
                      </a:xfrm>
                      <a:prstGeom prst="rect">
                        <a:avLst/>
                      </a:prstGeom>
                    </pic:spPr>
                  </pic:pic>
                </a:graphicData>
              </a:graphic>
            </wp:inline>
          </w:drawing>
        </w:r>
      </w:del>
    </w:p>
    <w:p w:rsidR="009D4CE8" w:rsidRDefault="006A3559" w:rsidP="004F5905">
      <w:pPr>
        <w:pStyle w:val="af"/>
        <w:jc w:val="center"/>
      </w:pPr>
      <w:bookmarkStart w:id="118" w:name="_Toc325923565"/>
      <w:r>
        <w:t xml:space="preserve">Figure </w:t>
      </w:r>
      <w:r w:rsidR="005C4C2F">
        <w:fldChar w:fldCharType="begin"/>
      </w:r>
      <w:r>
        <w:instrText xml:space="preserve"> SEQ Figure \* ARABIC </w:instrText>
      </w:r>
      <w:r w:rsidR="005C4C2F">
        <w:fldChar w:fldCharType="separate"/>
      </w:r>
      <w:r w:rsidR="00413E2E">
        <w:rPr>
          <w:noProof/>
        </w:rPr>
        <w:t>1</w:t>
      </w:r>
      <w:r w:rsidR="005C4C2F">
        <w:fldChar w:fldCharType="end"/>
      </w:r>
      <w:r w:rsidR="004F5905">
        <w:t xml:space="preserve"> – INK </w:t>
      </w:r>
      <w:r w:rsidR="004F5905" w:rsidRPr="009D4CE8">
        <w:t>Properties View</w:t>
      </w:r>
      <w:bookmarkEnd w:id="118"/>
    </w:p>
    <w:p w:rsidR="006A3559" w:rsidDel="00695F08" w:rsidRDefault="00465E1E" w:rsidP="005820B1">
      <w:pPr>
        <w:rPr>
          <w:del w:id="119" w:author="עופר קלוו" w:date="2013-10-02T22:19:00Z"/>
        </w:rPr>
        <w:pPrChange w:id="120" w:author="עופר קלוו" w:date="2013-10-02T22:38:00Z">
          <w:pPr/>
        </w:pPrChange>
      </w:pPr>
      <w:r>
        <w:t xml:space="preserve">This view </w:t>
      </w:r>
      <w:r w:rsidR="00BD29EF">
        <w:t>shall be</w:t>
      </w:r>
      <w:r>
        <w:t xml:space="preserve"> </w:t>
      </w:r>
      <w:r w:rsidR="00BD29EF">
        <w:t>used</w:t>
      </w:r>
      <w:r>
        <w:t xml:space="preserve"> </w:t>
      </w:r>
      <w:r w:rsidR="00A05A15">
        <w:t>to edit sel</w:t>
      </w:r>
      <w:r w:rsidR="004B7E04">
        <w:t>ected INK elements properties</w:t>
      </w:r>
      <w:ins w:id="121" w:author="עופר קלוו" w:date="2013-10-02T22:19:00Z">
        <w:r w:rsidR="00695F08">
          <w:t>.</w:t>
        </w:r>
      </w:ins>
      <w:del w:id="122" w:author="עופר קלוו" w:date="2013-10-02T22:19:00Z">
        <w:r w:rsidR="00A05A15" w:rsidDel="00695F08">
          <w:delText xml:space="preserve">. </w:delText>
        </w:r>
      </w:del>
    </w:p>
    <w:p w:rsidR="005820B1" w:rsidRDefault="00465E1E" w:rsidP="005820B1">
      <w:pPr>
        <w:rPr>
          <w:ins w:id="123" w:author="עופר קלוו" w:date="2013-10-02T22:38:00Z"/>
        </w:rPr>
        <w:pPrChange w:id="124" w:author="עופר קלוו" w:date="2013-10-02T22:38:00Z">
          <w:pPr/>
        </w:pPrChange>
      </w:pPr>
      <w:del w:id="125" w:author="עופר קלוו" w:date="2013-10-02T22:18:00Z">
        <w:r w:rsidDel="00695F08">
          <w:delText xml:space="preserve">The view </w:delText>
        </w:r>
        <w:r w:rsidR="00B81999" w:rsidDel="00695F08">
          <w:delText>is going to be</w:delText>
        </w:r>
        <w:r w:rsidDel="00695F08">
          <w:delText xml:space="preserve"> built from a “</w:delText>
        </w:r>
      </w:del>
      <w:del w:id="126" w:author="עופר קלוו" w:date="2013-09-25T22:47:00Z">
        <w:r w:rsidR="00D56D4F" w:rsidDel="002629CF">
          <w:delText>tree</w:delText>
        </w:r>
        <w:r w:rsidDel="002629CF">
          <w:delText>-</w:delText>
        </w:r>
        <w:r w:rsidR="00D56D4F" w:rsidDel="002629CF">
          <w:delText>properties</w:delText>
        </w:r>
      </w:del>
      <w:del w:id="127" w:author="עופר קלוו" w:date="2013-10-02T22:18:00Z">
        <w:r w:rsidR="00B81999" w:rsidRPr="00B81999" w:rsidDel="00695F08">
          <w:delText>”</w:delText>
        </w:r>
        <w:r w:rsidDel="00695F08">
          <w:delText xml:space="preserve"> </w:delText>
        </w:r>
      </w:del>
      <w:del w:id="128" w:author="עופר קלוו" w:date="2013-09-25T23:20:00Z">
        <w:r w:rsidDel="002629CF">
          <w:delText>component</w:delText>
        </w:r>
      </w:del>
      <w:del w:id="129" w:author="עופר קלוו" w:date="2013-10-02T22:18:00Z">
        <w:r w:rsidR="00D56D4F" w:rsidDel="00695F08">
          <w:delText>, to allow organize a list of properties values in a hierarchical way to each node in the tree</w:delText>
        </w:r>
      </w:del>
      <w:del w:id="130" w:author="עופר קלוו" w:date="2013-09-25T23:09:00Z">
        <w:r w:rsidR="00D56D4F" w:rsidDel="002629CF">
          <w:delText>.</w:delText>
        </w:r>
      </w:del>
      <w:ins w:id="131" w:author="עופר קלוו" w:date="2013-10-02T22:38:00Z">
        <w:r w:rsidR="005820B1" w:rsidRPr="005820B1">
          <w:t xml:space="preserve"> </w:t>
        </w:r>
        <w:r w:rsidR="005820B1">
          <w:t>The view will be called “</w:t>
        </w:r>
        <w:r w:rsidR="005820B1" w:rsidRPr="006D2DEA">
          <w:rPr>
            <w:u w:val="single"/>
          </w:rPr>
          <w:t xml:space="preserve">properties </w:t>
        </w:r>
        <w:r w:rsidR="005820B1">
          <w:rPr>
            <w:u w:val="single"/>
          </w:rPr>
          <w:t>view</w:t>
        </w:r>
        <w:r w:rsidR="005820B1">
          <w:t>” in this paper terminology</w:t>
        </w:r>
        <w:r w:rsidR="005820B1">
          <w:t>.</w:t>
        </w:r>
      </w:ins>
    </w:p>
    <w:p w:rsidR="00465E1E" w:rsidRDefault="005820B1" w:rsidP="005820B1">
      <w:pPr>
        <w:rPr>
          <w:ins w:id="132" w:author="עופר קלוו" w:date="2013-09-25T23:10:00Z"/>
        </w:rPr>
        <w:pPrChange w:id="133" w:author="עופר קלוו" w:date="2013-10-02T22:38:00Z">
          <w:pPr/>
        </w:pPrChange>
      </w:pPr>
      <w:ins w:id="134" w:author="עופר קלוו" w:date="2013-10-02T22:38:00Z">
        <w:r>
          <w:t xml:space="preserve">The properties view </w:t>
        </w:r>
      </w:ins>
      <w:ins w:id="135" w:author="עופר קלוו" w:date="2013-10-02T22:22:00Z">
        <w:r w:rsidR="000A305E">
          <w:t>will show the element hierarchy</w:t>
        </w:r>
        <w:r>
          <w:t xml:space="preserve"> in the most left grid column</w:t>
        </w:r>
      </w:ins>
      <w:ins w:id="136" w:author="עופר קלוו" w:date="2013-10-02T22:35:00Z">
        <w:r>
          <w:t xml:space="preserve">, </w:t>
        </w:r>
        <w:r>
          <w:t xml:space="preserve">the selected element </w:t>
        </w:r>
      </w:ins>
      <w:ins w:id="137" w:author="עופר קלוו" w:date="2013-10-02T22:36:00Z">
        <w:r>
          <w:t>content</w:t>
        </w:r>
        <w:r>
          <w:t xml:space="preserve"> in the second </w:t>
        </w:r>
      </w:ins>
      <w:ins w:id="138" w:author="עופר קלוו" w:date="2013-10-02T22:35:00Z">
        <w:r>
          <w:t>column</w:t>
        </w:r>
      </w:ins>
      <w:ins w:id="139" w:author="עופר קלוו" w:date="2013-10-02T22:36:00Z">
        <w:r>
          <w:t xml:space="preserve"> beside the tree</w:t>
        </w:r>
      </w:ins>
      <w:ins w:id="140" w:author="עופר קלוו" w:date="2013-10-02T22:37:00Z">
        <w:r>
          <w:t>, and after that all the parents (“supers”) content in the continue</w:t>
        </w:r>
      </w:ins>
      <w:ins w:id="141" w:author="עופר קלוו" w:date="2013-10-02T22:38:00Z">
        <w:r w:rsidR="00C776E4">
          <w:t>d</w:t>
        </w:r>
      </w:ins>
      <w:ins w:id="142" w:author="עופר קלוו" w:date="2013-10-02T22:37:00Z">
        <w:r>
          <w:t xml:space="preserve"> columns.</w:t>
        </w:r>
      </w:ins>
    </w:p>
    <w:p w:rsidR="002629CF" w:rsidRDefault="002629CF" w:rsidP="00695F08">
      <w:pPr>
        <w:pPrChange w:id="143" w:author="עופר קלוו" w:date="2013-10-02T22:21:00Z">
          <w:pPr/>
        </w:pPrChange>
      </w:pPr>
      <w:ins w:id="144" w:author="עופר קלוו" w:date="2013-09-25T23:11:00Z">
        <w:r>
          <w:t xml:space="preserve">The selected INK element </w:t>
        </w:r>
        <w:r w:rsidRPr="002629CF">
          <w:t xml:space="preserve">inheritance </w:t>
        </w:r>
        <w:r>
          <w:t xml:space="preserve">data will be revealed if the user </w:t>
        </w:r>
      </w:ins>
      <w:ins w:id="145" w:author="עופר קלוו" w:date="2013-09-25T23:12:00Z">
        <w:r>
          <w:t>drags</w:t>
        </w:r>
      </w:ins>
      <w:ins w:id="146" w:author="עופר קלוו" w:date="2013-09-25T23:11:00Z">
        <w:r>
          <w:t xml:space="preserve"> the </w:t>
        </w:r>
      </w:ins>
      <w:ins w:id="147" w:author="עופר קלוו" w:date="2013-09-25T23:12:00Z">
        <w:r>
          <w:t xml:space="preserve">upper slider to the right, and </w:t>
        </w:r>
      </w:ins>
      <w:ins w:id="148" w:author="עופר קלוו" w:date="2013-09-25T23:13:00Z">
        <w:r>
          <w:t xml:space="preserve">hidden when he drags it </w:t>
        </w:r>
      </w:ins>
      <w:ins w:id="149" w:author="עופר קלוו" w:date="2013-09-26T23:55:00Z">
        <w:r w:rsidR="00413E2E">
          <w:t xml:space="preserve">to the </w:t>
        </w:r>
      </w:ins>
      <w:ins w:id="150" w:author="עופר קלוו" w:date="2013-09-25T23:13:00Z">
        <w:r>
          <w:t>left</w:t>
        </w:r>
      </w:ins>
      <w:ins w:id="151" w:author="עופר קלוו" w:date="2013-10-02T22:20:00Z">
        <w:r w:rsidR="00695F08">
          <w:t xml:space="preserve"> (default </w:t>
        </w:r>
      </w:ins>
      <w:ins w:id="152" w:author="עופר קלוו" w:date="2013-10-02T22:21:00Z">
        <w:r w:rsidR="00695F08">
          <w:t>first draw shell be t</w:t>
        </w:r>
      </w:ins>
      <w:ins w:id="153" w:author="עופר קלוו" w:date="2013-10-02T22:20:00Z">
        <w:r w:rsidR="00695F08">
          <w:t>he hidden inheritance</w:t>
        </w:r>
      </w:ins>
      <w:ins w:id="154" w:author="עופר קלוו" w:date="2013-10-02T22:21:00Z">
        <w:r w:rsidR="00695F08">
          <w:t>, slider to the left</w:t>
        </w:r>
      </w:ins>
      <w:ins w:id="155" w:author="עופר קלוו" w:date="2013-10-02T22:20:00Z">
        <w:r w:rsidR="00695F08">
          <w:t>)</w:t>
        </w:r>
      </w:ins>
      <w:ins w:id="156" w:author="עופר קלוו" w:date="2013-09-25T23:13:00Z">
        <w:r>
          <w:t>.</w:t>
        </w:r>
      </w:ins>
      <w:ins w:id="157" w:author="עופר קלוו" w:date="2013-09-25T23:14:00Z">
        <w:r>
          <w:t xml:space="preserve"> </w:t>
        </w:r>
      </w:ins>
    </w:p>
    <w:p w:rsidR="00B81999" w:rsidDel="00DD1B50" w:rsidRDefault="00B81999">
      <w:pPr>
        <w:rPr>
          <w:del w:id="158" w:author="עופר קלוו" w:date="2013-10-02T22:26:00Z"/>
        </w:rPr>
      </w:pPr>
      <w:del w:id="159" w:author="עופר קלוו" w:date="2013-10-02T22:26:00Z">
        <w:r w:rsidDel="00DD1B50">
          <w:delText xml:space="preserve">The </w:delText>
        </w:r>
      </w:del>
      <w:del w:id="160" w:author="עופר קלוו" w:date="2013-09-26T22:47:00Z">
        <w:r w:rsidRPr="00B81999" w:rsidDel="00413E2E">
          <w:delText>“</w:delText>
        </w:r>
      </w:del>
      <w:del w:id="161" w:author="עופר קלוו" w:date="2013-09-25T22:48:00Z">
        <w:r w:rsidRPr="00B81999" w:rsidDel="002629CF">
          <w:delText>tree-properties</w:delText>
        </w:r>
      </w:del>
      <w:del w:id="162" w:author="עופר קלוו" w:date="2013-09-26T22:47:00Z">
        <w:r w:rsidRPr="00B81999" w:rsidDel="00413E2E">
          <w:delText>” component</w:delText>
        </w:r>
        <w:r w:rsidR="004B7E04" w:rsidDel="00413E2E">
          <w:delText xml:space="preserve"> </w:delText>
        </w:r>
      </w:del>
      <w:del w:id="163" w:author="עופר קלוו" w:date="2013-10-02T22:26:00Z">
        <w:r w:rsidR="004B7E04" w:rsidRPr="004B7E04" w:rsidDel="00DD1B50">
          <w:delText>underlying data model</w:delText>
        </w:r>
        <w:r w:rsidR="004B7E04" w:rsidDel="00DD1B50">
          <w:delText xml:space="preserve"> shall be </w:delText>
        </w:r>
      </w:del>
      <w:del w:id="164" w:author="עופר קלוו" w:date="2013-09-25T22:55:00Z">
        <w:r w:rsidR="004B7E04" w:rsidDel="002629CF">
          <w:delText>kept in an INK file (SDL syntax)</w:delText>
        </w:r>
      </w:del>
      <w:del w:id="165" w:author="עופר קלוו" w:date="2013-10-02T22:24:00Z">
        <w:r w:rsidR="004B7E04" w:rsidDel="00DD1B50">
          <w:delText>.</w:delText>
        </w:r>
      </w:del>
    </w:p>
    <w:p w:rsidR="002629CF" w:rsidRDefault="00044AEF" w:rsidP="00564DC9">
      <w:pPr>
        <w:rPr>
          <w:ins w:id="166" w:author="עופר קלוו" w:date="2013-10-02T22:16:00Z"/>
        </w:rPr>
        <w:pPrChange w:id="167" w:author="עופר קלוו" w:date="2013-10-02T22:39:00Z">
          <w:pPr/>
        </w:pPrChange>
      </w:pPr>
      <w:r>
        <w:t xml:space="preserve">On INK compilation error, </w:t>
      </w:r>
      <w:ins w:id="168" w:author="עופר קלוו" w:date="2013-10-02T22:26:00Z">
        <w:r w:rsidR="00DD1B50">
          <w:t xml:space="preserve">the properties view icon will be </w:t>
        </w:r>
      </w:ins>
      <w:r>
        <w:t>replace</w:t>
      </w:r>
      <w:ins w:id="169" w:author="עופר קלוו" w:date="2013-10-02T22:26:00Z">
        <w:r w:rsidR="00DD1B50">
          <w:t>d</w:t>
        </w:r>
      </w:ins>
      <w:r>
        <w:t xml:space="preserve"> </w:t>
      </w:r>
      <w:del w:id="170" w:author="עופר קלוו" w:date="2013-10-02T22:27:00Z">
        <w:r w:rsidDel="00DD1B50">
          <w:delText>the view</w:delText>
        </w:r>
      </w:del>
      <w:ins w:id="171" w:author="עופר קלוו" w:date="2013-10-02T22:27:00Z">
        <w:r w:rsidR="00DD1B50">
          <w:t>into</w:t>
        </w:r>
      </w:ins>
      <w:del w:id="172" w:author="עופר קלוו" w:date="2013-10-02T22:27:00Z">
        <w:r w:rsidDel="00DD1B50">
          <w:delText xml:space="preserve"> icon to</w:delText>
        </w:r>
      </w:del>
      <w:r>
        <w:t xml:space="preserve"> the error icon</w:t>
      </w:r>
      <w:ins w:id="173" w:author="עופר קלוו" w:date="2013-10-02T22:27:00Z">
        <w:r w:rsidR="00DD1B50">
          <w:t xml:space="preserve"> (as shown abo</w:t>
        </w:r>
      </w:ins>
      <w:ins w:id="174" w:author="עופר קלוו" w:date="2013-10-02T22:39:00Z">
        <w:r w:rsidR="00564DC9">
          <w:t>ve</w:t>
        </w:r>
      </w:ins>
      <w:ins w:id="175" w:author="עופר קלוו" w:date="2013-10-02T22:27:00Z">
        <w:r w:rsidR="00DD1B50">
          <w:t>).</w:t>
        </w:r>
      </w:ins>
      <w:del w:id="176" w:author="עופר קלוו" w:date="2013-10-02T22:27:00Z">
        <w:r w:rsidDel="00DD1B50">
          <w:delText>.</w:delText>
        </w:r>
      </w:del>
    </w:p>
    <w:p w:rsidR="002825F6" w:rsidRDefault="002825F6">
      <w:pPr>
        <w:rPr>
          <w:ins w:id="177" w:author="עופר קלוו" w:date="2013-10-02T22:28:00Z"/>
        </w:rPr>
      </w:pPr>
      <w:ins w:id="178" w:author="עופר קלוו" w:date="2013-10-02T22:16:00Z">
        <w:r>
          <w:t xml:space="preserve">For </w:t>
        </w:r>
        <w:r>
          <w:t>more examples that helps illustrate the view requirements</w:t>
        </w:r>
        <w:r>
          <w:t xml:space="preserve">, please see </w:t>
        </w:r>
        <w:r>
          <w:fldChar w:fldCharType="begin"/>
        </w:r>
        <w:r>
          <w:instrText xml:space="preserve"> REF _Ref368515517 \h </w:instrText>
        </w:r>
      </w:ins>
      <w:r>
        <w:fldChar w:fldCharType="separate"/>
      </w:r>
      <w:ins w:id="179" w:author="עופר קלוו" w:date="2013-10-02T22:16:00Z">
        <w:r>
          <w:t xml:space="preserve">Appendix A – </w:t>
        </w:r>
        <w:r w:rsidRPr="009B4BB1">
          <w:t xml:space="preserve">INK </w:t>
        </w:r>
        <w:r>
          <w:t>Properties Diagram</w:t>
        </w:r>
        <w:r>
          <w:fldChar w:fldCharType="end"/>
        </w:r>
        <w:r>
          <w:t>.</w:t>
        </w:r>
      </w:ins>
    </w:p>
    <w:p w:rsidR="00DD1B50" w:rsidRDefault="00DD1B50"/>
    <w:p w:rsidR="00604035" w:rsidRDefault="00604035" w:rsidP="00604035">
      <w:pPr>
        <w:pStyle w:val="4"/>
      </w:pPr>
      <w:r>
        <w:t>Popup menu options</w:t>
      </w:r>
    </w:p>
    <w:p w:rsidR="00277906" w:rsidRPr="00F82786" w:rsidRDefault="00604035">
      <w:r>
        <w:t>This view shall support the next popup menu options</w:t>
      </w:r>
      <w:ins w:id="180" w:author="עופר קלוו" w:date="2013-09-26T22:45:00Z">
        <w:r w:rsidR="00413E2E">
          <w:t xml:space="preserve">, as shown in </w:t>
        </w:r>
      </w:ins>
      <w:ins w:id="181" w:author="עופר קלוו" w:date="2013-09-26T22:50:00Z">
        <w:r w:rsidR="00413E2E">
          <w:fldChar w:fldCharType="begin"/>
        </w:r>
        <w:r w:rsidR="00413E2E">
          <w:instrText xml:space="preserve"> REF _Ref367999145 \h </w:instrText>
        </w:r>
      </w:ins>
      <w:r w:rsidR="00413E2E">
        <w:fldChar w:fldCharType="separate"/>
      </w:r>
      <w:ins w:id="182" w:author="עופר קלוו" w:date="2013-09-27T00:11:00Z">
        <w:r w:rsidR="00413E2E">
          <w:t xml:space="preserve">Figure </w:t>
        </w:r>
        <w:r w:rsidR="00413E2E">
          <w:rPr>
            <w:noProof/>
          </w:rPr>
          <w:t>2</w:t>
        </w:r>
      </w:ins>
      <w:ins w:id="183" w:author="עופר קלוו" w:date="2013-09-26T22:50:00Z">
        <w:r w:rsidR="00413E2E">
          <w:fldChar w:fldCharType="end"/>
        </w:r>
      </w:ins>
      <w:del w:id="184" w:author="עופר קלוו" w:date="2013-10-02T22:28:00Z">
        <w:r w:rsidDel="000E5648">
          <w:delText>:</w:delText>
        </w:r>
      </w:del>
      <w:ins w:id="185" w:author="עופר קלוו" w:date="2013-10-02T22:28:00Z">
        <w:r w:rsidR="000E5648">
          <w:t xml:space="preserve">: </w:t>
        </w:r>
      </w:ins>
      <w:r w:rsidR="00277906">
        <w:br/>
      </w:r>
      <w:r w:rsidR="00277906" w:rsidRPr="00277906">
        <w:rPr>
          <w:sz w:val="18"/>
          <w:szCs w:val="18"/>
        </w:rPr>
        <w:t xml:space="preserve">(Keyboard alternatives: mnemonics and </w:t>
      </w:r>
      <w:del w:id="186" w:author="עופר קלוו" w:date="2013-10-02T22:28:00Z">
        <w:r w:rsidR="00277906" w:rsidRPr="00277906" w:rsidDel="000E5648">
          <w:rPr>
            <w:sz w:val="18"/>
            <w:szCs w:val="18"/>
          </w:rPr>
          <w:delText>accelerators,</w:delText>
        </w:r>
      </w:del>
      <w:ins w:id="187" w:author="עופר קלוו" w:date="2013-10-02T22:28:00Z">
        <w:r w:rsidR="000E5648" w:rsidRPr="00277906">
          <w:rPr>
            <w:sz w:val="18"/>
            <w:szCs w:val="18"/>
          </w:rPr>
          <w:t>accelerators</w:t>
        </w:r>
      </w:ins>
      <w:r w:rsidR="00277906" w:rsidRPr="00277906">
        <w:rPr>
          <w:sz w:val="18"/>
          <w:szCs w:val="18"/>
        </w:rPr>
        <w:t xml:space="preserve"> are customary marked)</w:t>
      </w:r>
    </w:p>
    <w:p w:rsidR="002629CF" w:rsidRDefault="00413E2E">
      <w:pPr>
        <w:rPr>
          <w:ins w:id="188" w:author="עופר קלוו" w:date="2013-09-25T23:05:00Z"/>
        </w:rPr>
        <w:pPrChange w:id="189" w:author="עופר קלוו" w:date="2013-09-26T22:44:00Z">
          <w:pPr>
            <w:pStyle w:val="ac"/>
            <w:numPr>
              <w:numId w:val="21"/>
            </w:numPr>
            <w:ind w:hanging="360"/>
          </w:pPr>
        </w:pPrChange>
      </w:pPr>
      <w:ins w:id="190" w:author="עופר קלוו" w:date="2013-09-26T22:44:00Z">
        <w:r w:rsidRPr="00413E2E">
          <w:rPr>
            <w:b/>
            <w:bCs/>
            <w:rPrChange w:id="191" w:author="עופר קלוו" w:date="2013-09-26T22:44:00Z">
              <w:rPr/>
            </w:rPrChange>
          </w:rPr>
          <w:t>A r</w:t>
        </w:r>
      </w:ins>
      <w:ins w:id="192" w:author="עופר קלוו" w:date="2013-09-25T23:05:00Z">
        <w:r w:rsidR="002629CF" w:rsidRPr="00413E2E">
          <w:rPr>
            <w:b/>
            <w:bCs/>
            <w:rPrChange w:id="193" w:author="עופר קלוו" w:date="2013-09-26T22:44:00Z">
              <w:rPr/>
            </w:rPrChange>
          </w:rPr>
          <w:t>ow popup menu</w:t>
        </w:r>
      </w:ins>
      <w:ins w:id="194" w:author="עופר קלוו" w:date="2013-09-25T23:06:00Z">
        <w:r w:rsidR="002629CF" w:rsidRPr="00413E2E">
          <w:t xml:space="preserve">, </w:t>
        </w:r>
      </w:ins>
      <w:ins w:id="195" w:author="עופר קלוו" w:date="2013-09-26T22:30:00Z">
        <w:r w:rsidRPr="00413E2E">
          <w:t>t</w:t>
        </w:r>
      </w:ins>
      <w:ins w:id="196" w:author="עופר קלוו" w:date="2013-09-25T23:05:00Z">
        <w:r w:rsidR="002629CF" w:rsidRPr="00413E2E">
          <w:t xml:space="preserve">o be </w:t>
        </w:r>
      </w:ins>
      <w:ins w:id="197" w:author="עופר קלוו" w:date="2013-09-25T23:06:00Z">
        <w:r w:rsidR="002629CF" w:rsidRPr="00413E2E">
          <w:t>available in each row</w:t>
        </w:r>
      </w:ins>
      <w:ins w:id="198" w:author="עופר קלוו" w:date="2013-09-25T23:07:00Z">
        <w:r w:rsidR="002629CF">
          <w:t>:</w:t>
        </w:r>
      </w:ins>
    </w:p>
    <w:p w:rsidR="002629CF" w:rsidRPr="002629CF" w:rsidRDefault="002629CF">
      <w:pPr>
        <w:pStyle w:val="ac"/>
        <w:numPr>
          <w:ilvl w:val="0"/>
          <w:numId w:val="21"/>
        </w:numPr>
        <w:rPr>
          <w:ins w:id="199" w:author="עופר קלוו" w:date="2013-09-25T22:43:00Z"/>
          <w:b/>
          <w:bCs/>
          <w:rPrChange w:id="200" w:author="עופר קלוו" w:date="2013-09-25T22:43:00Z">
            <w:rPr>
              <w:ins w:id="201" w:author="עופר קלוו" w:date="2013-09-25T22:43:00Z"/>
              <w:b/>
              <w:bCs/>
              <w:u w:val="single"/>
            </w:rPr>
          </w:rPrChange>
        </w:rPr>
      </w:pPr>
      <w:ins w:id="202" w:author="עופר קלוו" w:date="2013-09-25T22:43:00Z">
        <w:r w:rsidRPr="00413E2E">
          <w:rPr>
            <w:b/>
            <w:bCs/>
            <w:u w:val="single"/>
            <w:rPrChange w:id="203" w:author="עופר קלוו" w:date="2013-09-26T22:52:00Z">
              <w:rPr/>
            </w:rPrChange>
          </w:rPr>
          <w:t>R</w:t>
        </w:r>
        <w:r w:rsidRPr="002629CF">
          <w:rPr>
            <w:b/>
            <w:bCs/>
            <w:rPrChange w:id="204" w:author="עופר קלוו" w:date="2013-09-25T22:43:00Z">
              <w:rPr/>
            </w:rPrChange>
          </w:rPr>
          <w:t>efresh</w:t>
        </w:r>
        <w:r>
          <w:rPr>
            <w:b/>
            <w:bCs/>
          </w:rPr>
          <w:t xml:space="preserve"> </w:t>
        </w:r>
        <w:r w:rsidRPr="009F4D97">
          <w:rPr>
            <w:b/>
            <w:bCs/>
            <w:color w:val="808080" w:themeColor="background1" w:themeShade="80"/>
          </w:rPr>
          <w:t>(</w:t>
        </w:r>
        <w:r>
          <w:rPr>
            <w:b/>
            <w:bCs/>
            <w:color w:val="808080" w:themeColor="background1" w:themeShade="80"/>
          </w:rPr>
          <w:t>F5</w:t>
        </w:r>
        <w:r w:rsidRPr="009F4D97">
          <w:rPr>
            <w:b/>
            <w:bCs/>
            <w:color w:val="808080" w:themeColor="background1" w:themeShade="80"/>
          </w:rPr>
          <w:t>)</w:t>
        </w:r>
      </w:ins>
      <w:ins w:id="205" w:author="עופר קלוו" w:date="2013-09-25T22:44:00Z">
        <w:r w:rsidRPr="002629CF">
          <w:t xml:space="preserve"> </w:t>
        </w:r>
        <w:r>
          <w:tab/>
        </w:r>
        <w:r>
          <w:tab/>
          <w:t>– Refresh all properties.</w:t>
        </w:r>
      </w:ins>
    </w:p>
    <w:p w:rsidR="00413E2E" w:rsidRDefault="00413E2E">
      <w:pPr>
        <w:pStyle w:val="ac"/>
        <w:numPr>
          <w:ilvl w:val="0"/>
          <w:numId w:val="21"/>
        </w:numPr>
        <w:tabs>
          <w:tab w:val="left" w:pos="2880"/>
          <w:tab w:val="left" w:pos="3060"/>
        </w:tabs>
        <w:rPr>
          <w:ins w:id="206" w:author="עופר קלוו" w:date="2013-09-26T22:22:00Z"/>
        </w:rPr>
        <w:pPrChange w:id="207" w:author="עופר קלוו" w:date="2013-09-25T23:03:00Z">
          <w:pPr>
            <w:pStyle w:val="ac"/>
            <w:numPr>
              <w:numId w:val="21"/>
            </w:numPr>
            <w:ind w:hanging="360"/>
          </w:pPr>
        </w:pPrChange>
      </w:pPr>
      <w:ins w:id="208" w:author="עופר קלוו" w:date="2013-09-26T22:22:00Z">
        <w:r w:rsidRPr="00277906">
          <w:rPr>
            <w:b/>
            <w:bCs/>
            <w:u w:val="single"/>
          </w:rPr>
          <w:t>G</w:t>
        </w:r>
        <w:r>
          <w:rPr>
            <w:b/>
            <w:bCs/>
          </w:rPr>
          <w:t xml:space="preserve">o to Element </w:t>
        </w:r>
        <w:r w:rsidRPr="009F4D97">
          <w:rPr>
            <w:b/>
            <w:bCs/>
            <w:color w:val="808080" w:themeColor="background1" w:themeShade="80"/>
          </w:rPr>
          <w:t>(</w:t>
        </w:r>
        <w:r>
          <w:rPr>
            <w:b/>
            <w:bCs/>
            <w:color w:val="808080" w:themeColor="background1" w:themeShade="80"/>
          </w:rPr>
          <w:t>F3</w:t>
        </w:r>
        <w:r w:rsidRPr="009F4D97">
          <w:rPr>
            <w:b/>
            <w:bCs/>
            <w:color w:val="808080" w:themeColor="background1" w:themeShade="80"/>
          </w:rPr>
          <w:t>)</w:t>
        </w:r>
        <w:r>
          <w:rPr>
            <w:b/>
            <w:bCs/>
          </w:rPr>
          <w:t xml:space="preserve"> </w:t>
        </w:r>
        <w:r>
          <w:rPr>
            <w:b/>
            <w:bCs/>
          </w:rPr>
          <w:tab/>
        </w:r>
        <w:r>
          <w:t xml:space="preserve">– Opens the INK file, which contains the INK element that is </w:t>
        </w:r>
        <w:r w:rsidRPr="002629CF">
          <w:rPr>
            <w:u w:val="single"/>
            <w:rPrChange w:id="209" w:author="עופר קלוו" w:date="2013-09-25T23:17:00Z">
              <w:rPr/>
            </w:rPrChange>
          </w:rPr>
          <w:t>presented in the</w:t>
        </w:r>
        <w:r w:rsidRPr="002629CF">
          <w:br/>
          <w:t xml:space="preserve"> </w:t>
        </w:r>
        <w:r w:rsidRPr="002629CF">
          <w:tab/>
        </w:r>
        <w:r w:rsidRPr="002629CF">
          <w:tab/>
        </w:r>
        <w:r w:rsidRPr="002629CF">
          <w:rPr>
            <w:u w:val="single"/>
            <w:rPrChange w:id="210" w:author="עופר קלוו" w:date="2013-09-25T23:17:00Z">
              <w:rPr/>
            </w:rPrChange>
          </w:rPr>
          <w:t>properties view</w:t>
        </w:r>
        <w:r w:rsidDel="002629CF">
          <w:t>, on the elements declaration.</w:t>
        </w:r>
        <w:r>
          <w:t xml:space="preserve"> </w:t>
        </w:r>
      </w:ins>
    </w:p>
    <w:p w:rsidR="00604035" w:rsidRDefault="00604035">
      <w:pPr>
        <w:pStyle w:val="ac"/>
        <w:numPr>
          <w:ilvl w:val="0"/>
          <w:numId w:val="21"/>
        </w:numPr>
      </w:pPr>
      <w:r w:rsidRPr="00277906">
        <w:rPr>
          <w:b/>
          <w:bCs/>
          <w:u w:val="single"/>
        </w:rPr>
        <w:t>C</w:t>
      </w:r>
      <w:r w:rsidRPr="00F82786">
        <w:rPr>
          <w:b/>
          <w:bCs/>
        </w:rPr>
        <w:t>ollapse All</w:t>
      </w:r>
      <w:r w:rsidR="00277906">
        <w:rPr>
          <w:b/>
          <w:bCs/>
        </w:rPr>
        <w:t xml:space="preserve"> </w:t>
      </w:r>
      <w:r w:rsidR="009F4D97" w:rsidRPr="009F4D97">
        <w:rPr>
          <w:b/>
          <w:bCs/>
          <w:color w:val="808080" w:themeColor="background1" w:themeShade="80"/>
        </w:rPr>
        <w:t xml:space="preserve">(Alt </w:t>
      </w:r>
      <w:r w:rsidR="004B7E04">
        <w:rPr>
          <w:b/>
          <w:bCs/>
          <w:color w:val="808080" w:themeColor="background1" w:themeShade="80"/>
        </w:rPr>
        <w:t>"</w:t>
      </w:r>
      <w:r w:rsidR="009F4D97" w:rsidRPr="009F4D97">
        <w:rPr>
          <w:b/>
          <w:bCs/>
          <w:color w:val="808080" w:themeColor="background1" w:themeShade="80"/>
        </w:rPr>
        <w:t>–</w:t>
      </w:r>
      <w:r w:rsidR="004B7E04">
        <w:rPr>
          <w:b/>
          <w:bCs/>
          <w:color w:val="808080" w:themeColor="background1" w:themeShade="80"/>
        </w:rPr>
        <w:t>"</w:t>
      </w:r>
      <w:r w:rsidR="009F4D97" w:rsidRPr="009F4D97">
        <w:rPr>
          <w:b/>
          <w:bCs/>
          <w:color w:val="808080" w:themeColor="background1" w:themeShade="80"/>
        </w:rPr>
        <w:t>)</w:t>
      </w:r>
      <w:r>
        <w:t xml:space="preserve"> </w:t>
      </w:r>
      <w:r w:rsidR="004B7E04">
        <w:tab/>
      </w:r>
      <w:r>
        <w:t xml:space="preserve">– </w:t>
      </w:r>
      <w:r w:rsidR="0042728F">
        <w:t>Close</w:t>
      </w:r>
      <w:r>
        <w:t xml:space="preserve"> </w:t>
      </w:r>
      <w:r w:rsidR="0042728F">
        <w:t>all</w:t>
      </w:r>
      <w:r>
        <w:t xml:space="preserve"> </w:t>
      </w:r>
      <w:del w:id="211" w:author="עופר קלוו" w:date="2013-09-26T22:48:00Z">
        <w:r w:rsidR="0042728F" w:rsidDel="00413E2E">
          <w:delText>tree</w:delText>
        </w:r>
        <w:r w:rsidDel="00413E2E">
          <w:delText xml:space="preserve"> </w:delText>
        </w:r>
      </w:del>
      <w:del w:id="212" w:author="עופר קלוו" w:date="2013-09-25T23:00:00Z">
        <w:r w:rsidR="0042728F" w:rsidDel="002629CF">
          <w:delText>nodes</w:delText>
        </w:r>
      </w:del>
      <w:ins w:id="213" w:author="עופר קלוו" w:date="2013-09-25T23:00:00Z">
        <w:r w:rsidR="002629CF">
          <w:t>properties</w:t>
        </w:r>
      </w:ins>
      <w:ins w:id="214" w:author="עופר קלוו" w:date="2013-09-26T22:48:00Z">
        <w:r w:rsidR="00413E2E">
          <w:t xml:space="preserve"> rows</w:t>
        </w:r>
      </w:ins>
      <w:r>
        <w:t>.</w:t>
      </w:r>
    </w:p>
    <w:p w:rsidR="00604035" w:rsidRDefault="00604035">
      <w:pPr>
        <w:pStyle w:val="ac"/>
        <w:numPr>
          <w:ilvl w:val="0"/>
          <w:numId w:val="21"/>
        </w:numPr>
      </w:pPr>
      <w:r w:rsidRPr="00277906">
        <w:rPr>
          <w:b/>
          <w:bCs/>
          <w:u w:val="single"/>
        </w:rPr>
        <w:t>E</w:t>
      </w:r>
      <w:r w:rsidRPr="00F82786">
        <w:rPr>
          <w:b/>
          <w:bCs/>
        </w:rPr>
        <w:t>xpand All</w:t>
      </w:r>
      <w:r w:rsidRPr="00277906">
        <w:rPr>
          <w:b/>
          <w:bCs/>
        </w:rPr>
        <w:t xml:space="preserve"> </w:t>
      </w:r>
      <w:r w:rsidR="00277906" w:rsidRPr="009F4D97">
        <w:rPr>
          <w:b/>
          <w:bCs/>
          <w:color w:val="808080" w:themeColor="background1" w:themeShade="80"/>
        </w:rPr>
        <w:t xml:space="preserve">(Alt </w:t>
      </w:r>
      <w:r w:rsidR="004B7E04">
        <w:rPr>
          <w:b/>
          <w:bCs/>
          <w:color w:val="808080" w:themeColor="background1" w:themeShade="80"/>
        </w:rPr>
        <w:t>"</w:t>
      </w:r>
      <w:r w:rsidR="009F4D97">
        <w:rPr>
          <w:b/>
          <w:bCs/>
          <w:color w:val="808080" w:themeColor="background1" w:themeShade="80"/>
        </w:rPr>
        <w:t>+</w:t>
      </w:r>
      <w:r w:rsidR="004B7E04">
        <w:rPr>
          <w:b/>
          <w:bCs/>
          <w:color w:val="808080" w:themeColor="background1" w:themeShade="80"/>
        </w:rPr>
        <w:t>"</w:t>
      </w:r>
      <w:r w:rsidR="00277906" w:rsidRPr="009F4D97">
        <w:rPr>
          <w:b/>
          <w:bCs/>
          <w:color w:val="808080" w:themeColor="background1" w:themeShade="80"/>
        </w:rPr>
        <w:t>)</w:t>
      </w:r>
      <w:r w:rsidR="00277906">
        <w:t xml:space="preserve"> </w:t>
      </w:r>
      <w:r w:rsidR="004B7E04">
        <w:tab/>
      </w:r>
      <w:r>
        <w:t xml:space="preserve">– </w:t>
      </w:r>
      <w:r w:rsidR="0042728F">
        <w:t xml:space="preserve">Open all </w:t>
      </w:r>
      <w:del w:id="215" w:author="עופר קלוו" w:date="2013-09-26T22:48:00Z">
        <w:r w:rsidR="0042728F" w:rsidDel="00413E2E">
          <w:delText xml:space="preserve">tree </w:delText>
        </w:r>
      </w:del>
      <w:ins w:id="216" w:author="עופר קלוו" w:date="2013-09-25T23:00:00Z">
        <w:r w:rsidR="002629CF">
          <w:t>properties</w:t>
        </w:r>
      </w:ins>
      <w:ins w:id="217" w:author="עופר קלוו" w:date="2013-09-26T22:48:00Z">
        <w:r w:rsidR="00413E2E">
          <w:t xml:space="preserve"> rows</w:t>
        </w:r>
      </w:ins>
      <w:del w:id="218" w:author="עופר קלוו" w:date="2013-09-25T23:00:00Z">
        <w:r w:rsidR="0042728F" w:rsidDel="002629CF">
          <w:delText>nodes</w:delText>
        </w:r>
      </w:del>
      <w:r w:rsidR="0042728F">
        <w:t>.</w:t>
      </w:r>
    </w:p>
    <w:p w:rsidR="00413E2E" w:rsidRDefault="00413E2E">
      <w:pPr>
        <w:pStyle w:val="ac"/>
        <w:numPr>
          <w:ilvl w:val="0"/>
          <w:numId w:val="21"/>
        </w:numPr>
        <w:rPr>
          <w:ins w:id="219" w:author="עופר קלוו" w:date="2013-09-26T22:23:00Z"/>
        </w:rPr>
      </w:pPr>
      <w:ins w:id="220" w:author="עופר קלוו" w:date="2013-09-26T22:23:00Z">
        <w:r w:rsidRPr="00EB6FB0">
          <w:rPr>
            <w:b/>
            <w:bCs/>
            <w:u w:val="single"/>
          </w:rPr>
          <w:t>D</w:t>
        </w:r>
        <w:r w:rsidRPr="00EB6FB0">
          <w:rPr>
            <w:b/>
            <w:bCs/>
          </w:rPr>
          <w:t xml:space="preserve">elete </w:t>
        </w:r>
        <w:r w:rsidRPr="00EB6FB0">
          <w:rPr>
            <w:b/>
            <w:bCs/>
            <w:color w:val="808080" w:themeColor="background1" w:themeShade="80"/>
          </w:rPr>
          <w:t>(Del)</w:t>
        </w:r>
        <w:r w:rsidRPr="00EB6FB0">
          <w:t xml:space="preserve"> </w:t>
        </w:r>
        <w:r>
          <w:tab/>
        </w:r>
        <w:r>
          <w:tab/>
        </w:r>
        <w:r w:rsidRPr="00EB6FB0">
          <w:t xml:space="preserve">– Deletes current selected </w:t>
        </w:r>
        <w:r>
          <w:t>node/cell row from the view</w:t>
        </w:r>
        <w:r w:rsidRPr="00EB6FB0">
          <w:t>.</w:t>
        </w:r>
      </w:ins>
    </w:p>
    <w:p w:rsidR="002940C0" w:rsidRDefault="002940C0">
      <w:pPr>
        <w:pStyle w:val="ac"/>
        <w:numPr>
          <w:ilvl w:val="0"/>
          <w:numId w:val="21"/>
        </w:numPr>
        <w:tabs>
          <w:tab w:val="left" w:pos="2880"/>
          <w:tab w:val="left" w:pos="3060"/>
        </w:tabs>
        <w:pPrChange w:id="221" w:author="עופר קלוו" w:date="2013-09-26T22:33:00Z">
          <w:pPr>
            <w:pStyle w:val="ac"/>
            <w:numPr>
              <w:numId w:val="21"/>
            </w:numPr>
            <w:ind w:hanging="360"/>
          </w:pPr>
        </w:pPrChange>
      </w:pPr>
      <w:r w:rsidRPr="00EB6FB0">
        <w:rPr>
          <w:b/>
          <w:bCs/>
          <w:u w:val="single"/>
        </w:rPr>
        <w:t>A</w:t>
      </w:r>
      <w:r>
        <w:rPr>
          <w:b/>
          <w:bCs/>
        </w:rPr>
        <w:t>dd</w:t>
      </w:r>
      <w:del w:id="222" w:author="עופר קלוו" w:date="2013-09-26T22:23:00Z">
        <w:r w:rsidDel="00413E2E">
          <w:rPr>
            <w:b/>
            <w:bCs/>
          </w:rPr>
          <w:delText xml:space="preserve"> Item</w:delText>
        </w:r>
        <w:r w:rsidRPr="00EB6FB0" w:rsidDel="00413E2E">
          <w:rPr>
            <w:b/>
            <w:bCs/>
          </w:rPr>
          <w:delText xml:space="preserve"> </w:delText>
        </w:r>
      </w:del>
      <w:ins w:id="223" w:author="עופר קלוו" w:date="2013-09-26T22:24:00Z">
        <w:r w:rsidR="00413E2E">
          <w:rPr>
            <w:b/>
            <w:bCs/>
          </w:rPr>
          <w:t xml:space="preserve"> </w:t>
        </w:r>
      </w:ins>
      <w:r w:rsidRPr="00EB6FB0">
        <w:rPr>
          <w:b/>
          <w:bCs/>
          <w:color w:val="808080" w:themeColor="background1" w:themeShade="80"/>
        </w:rPr>
        <w:t>(Alt A)</w:t>
      </w:r>
      <w:r>
        <w:t xml:space="preserve"> </w:t>
      </w:r>
      <w:ins w:id="224" w:author="עופר קלוו" w:date="2013-09-26T22:33:00Z">
        <w:r w:rsidR="00413E2E">
          <w:tab/>
        </w:r>
      </w:ins>
      <w:del w:id="225" w:author="עופר קלוו" w:date="2013-09-26T22:33:00Z">
        <w:r w:rsidDel="00413E2E">
          <w:tab/>
        </w:r>
      </w:del>
      <w:r>
        <w:t>– Add new node/cell row to current selected position.</w:t>
      </w:r>
      <w:ins w:id="226" w:author="עופר קלוו" w:date="2013-09-26T22:31:00Z">
        <w:r w:rsidR="00413E2E">
          <w:br/>
          <w:t xml:space="preserve"> </w:t>
        </w:r>
        <w:r w:rsidR="00413E2E">
          <w:tab/>
        </w:r>
        <w:r w:rsidR="00413E2E">
          <w:tab/>
        </w:r>
      </w:ins>
      <w:ins w:id="227" w:author="עופר קלוו" w:date="2013-09-26T22:32:00Z">
        <w:r w:rsidR="00413E2E">
          <w:t>Contains a dynamic sub-menu with the current selected node available addi</w:t>
        </w:r>
      </w:ins>
      <w:ins w:id="228" w:author="עופר קלוו" w:date="2013-09-26T22:33:00Z">
        <w:r w:rsidR="00413E2E">
          <w:t>tions.</w:t>
        </w:r>
      </w:ins>
    </w:p>
    <w:p w:rsidR="002940C0" w:rsidRPr="00413E2E" w:rsidDel="002629CF" w:rsidRDefault="002940C0">
      <w:pPr>
        <w:pStyle w:val="ac"/>
        <w:numPr>
          <w:ilvl w:val="0"/>
          <w:numId w:val="21"/>
        </w:numPr>
        <w:rPr>
          <w:del w:id="229" w:author="עופר קלוו" w:date="2013-09-25T23:01:00Z"/>
          <w:b/>
          <w:bCs/>
          <w:rPrChange w:id="230" w:author="עופר קלוו" w:date="2013-09-26T22:45:00Z">
            <w:rPr>
              <w:del w:id="231" w:author="עופר קלוו" w:date="2013-09-25T23:01:00Z"/>
            </w:rPr>
          </w:rPrChange>
        </w:rPr>
      </w:pPr>
      <w:del w:id="232" w:author="עופר קלוו" w:date="2013-09-25T23:01:00Z">
        <w:r w:rsidRPr="00413E2E" w:rsidDel="002629CF">
          <w:rPr>
            <w:b/>
            <w:bCs/>
          </w:rPr>
          <w:delText xml:space="preserve">Add </w:delText>
        </w:r>
        <w:r w:rsidRPr="00413E2E" w:rsidDel="002629CF">
          <w:rPr>
            <w:b/>
            <w:bCs/>
            <w:u w:val="single"/>
          </w:rPr>
          <w:delText>S</w:delText>
        </w:r>
        <w:r w:rsidRPr="00413E2E" w:rsidDel="002629CF">
          <w:rPr>
            <w:b/>
            <w:bCs/>
          </w:rPr>
          <w:delText xml:space="preserve">ub Node </w:delText>
        </w:r>
        <w:r w:rsidRPr="00413E2E" w:rsidDel="002629CF">
          <w:rPr>
            <w:b/>
            <w:bCs/>
            <w:color w:val="808080" w:themeColor="background1" w:themeShade="80"/>
          </w:rPr>
          <w:delText>(Alt S)</w:delText>
        </w:r>
        <w:r w:rsidRPr="00413E2E" w:rsidDel="002629CF">
          <w:rPr>
            <w:b/>
            <w:bCs/>
            <w:rPrChange w:id="233" w:author="עופר קלוו" w:date="2013-09-26T22:45:00Z">
              <w:rPr/>
            </w:rPrChange>
          </w:rPr>
          <w:delText xml:space="preserve"> </w:delText>
        </w:r>
        <w:r w:rsidRPr="00413E2E" w:rsidDel="002629CF">
          <w:rPr>
            <w:b/>
            <w:bCs/>
            <w:rPrChange w:id="234" w:author="עופר קלוו" w:date="2013-09-26T22:45:00Z">
              <w:rPr/>
            </w:rPrChange>
          </w:rPr>
          <w:tab/>
          <w:delText>– Add new sub node to current selected node.</w:delText>
        </w:r>
      </w:del>
    </w:p>
    <w:p w:rsidR="00EB6FB0" w:rsidRPr="00413E2E" w:rsidDel="00413E2E" w:rsidRDefault="00EB6FB0" w:rsidP="00EB6FB0">
      <w:pPr>
        <w:pStyle w:val="ac"/>
        <w:numPr>
          <w:ilvl w:val="0"/>
          <w:numId w:val="21"/>
        </w:numPr>
        <w:rPr>
          <w:del w:id="235" w:author="עופר קלוו" w:date="2013-09-26T22:23:00Z"/>
          <w:b/>
          <w:bCs/>
          <w:rPrChange w:id="236" w:author="עופר קלוו" w:date="2013-09-26T22:45:00Z">
            <w:rPr>
              <w:del w:id="237" w:author="עופר קלוו" w:date="2013-09-26T22:23:00Z"/>
            </w:rPr>
          </w:rPrChange>
        </w:rPr>
      </w:pPr>
      <w:del w:id="238" w:author="עופר קלוו" w:date="2013-09-26T22:23:00Z">
        <w:r w:rsidRPr="00413E2E" w:rsidDel="00413E2E">
          <w:rPr>
            <w:b/>
            <w:bCs/>
            <w:u w:val="single"/>
          </w:rPr>
          <w:delText>D</w:delText>
        </w:r>
        <w:r w:rsidRPr="00413E2E" w:rsidDel="00413E2E">
          <w:rPr>
            <w:b/>
            <w:bCs/>
          </w:rPr>
          <w:delText xml:space="preserve">elete Element </w:delText>
        </w:r>
        <w:r w:rsidRPr="00413E2E" w:rsidDel="00413E2E">
          <w:rPr>
            <w:b/>
            <w:bCs/>
            <w:color w:val="808080" w:themeColor="background1" w:themeShade="80"/>
          </w:rPr>
          <w:delText>(Del)</w:delText>
        </w:r>
        <w:r w:rsidRPr="00413E2E" w:rsidDel="00413E2E">
          <w:rPr>
            <w:b/>
            <w:bCs/>
            <w:rPrChange w:id="239" w:author="עופר קלוו" w:date="2013-09-26T22:45:00Z">
              <w:rPr/>
            </w:rPrChange>
          </w:rPr>
          <w:delText xml:space="preserve"> </w:delText>
        </w:r>
        <w:r w:rsidRPr="00413E2E" w:rsidDel="00413E2E">
          <w:rPr>
            <w:b/>
            <w:bCs/>
            <w:rPrChange w:id="240" w:author="עופר קלוו" w:date="2013-09-26T22:45:00Z">
              <w:rPr/>
            </w:rPrChange>
          </w:rPr>
          <w:tab/>
          <w:delText>– Deletes current selected node/cell row from the view.</w:delText>
        </w:r>
      </w:del>
    </w:p>
    <w:p w:rsidR="002629CF" w:rsidRDefault="002940C0">
      <w:pPr>
        <w:rPr>
          <w:ins w:id="241" w:author="עופר קלוו" w:date="2013-09-25T23:07:00Z"/>
        </w:rPr>
      </w:pPr>
      <w:del w:id="242" w:author="עופר קלוו" w:date="2013-09-26T22:22:00Z">
        <w:r w:rsidRPr="00413E2E" w:rsidDel="00413E2E">
          <w:rPr>
            <w:b/>
            <w:bCs/>
            <w:u w:val="single"/>
          </w:rPr>
          <w:delText>G</w:delText>
        </w:r>
        <w:r w:rsidRPr="00413E2E" w:rsidDel="00413E2E">
          <w:rPr>
            <w:b/>
            <w:bCs/>
          </w:rPr>
          <w:delText xml:space="preserve">o to Element </w:delText>
        </w:r>
        <w:r w:rsidRPr="00413E2E" w:rsidDel="00413E2E">
          <w:rPr>
            <w:b/>
            <w:bCs/>
            <w:color w:val="808080" w:themeColor="background1" w:themeShade="80"/>
          </w:rPr>
          <w:delText>(F3)</w:delText>
        </w:r>
        <w:r w:rsidRPr="00413E2E" w:rsidDel="00413E2E">
          <w:rPr>
            <w:b/>
            <w:bCs/>
          </w:rPr>
          <w:delText xml:space="preserve"> </w:delText>
        </w:r>
        <w:r w:rsidRPr="00413E2E" w:rsidDel="00413E2E">
          <w:rPr>
            <w:b/>
            <w:bCs/>
          </w:rPr>
          <w:tab/>
          <w:delText>– Opens the INK file, which contains the INK element</w:delText>
        </w:r>
      </w:del>
      <w:del w:id="243" w:author="עופר קלוו" w:date="2013-09-25T23:02:00Z">
        <w:r w:rsidRPr="00413E2E" w:rsidDel="002629CF">
          <w:rPr>
            <w:b/>
            <w:bCs/>
            <w:rPrChange w:id="244" w:author="עופר קלוו" w:date="2013-09-26T22:45:00Z">
              <w:rPr/>
            </w:rPrChange>
          </w:rPr>
          <w:delText>, on the elements declaration.</w:delText>
        </w:r>
      </w:del>
      <w:del w:id="245" w:author="עופר קלוו" w:date="2013-09-26T22:22:00Z">
        <w:r w:rsidRPr="00413E2E" w:rsidDel="00413E2E">
          <w:rPr>
            <w:b/>
            <w:bCs/>
            <w:rPrChange w:id="246" w:author="עופר קלוו" w:date="2013-09-26T22:45:00Z">
              <w:rPr/>
            </w:rPrChange>
          </w:rPr>
          <w:delText xml:space="preserve"> </w:delText>
        </w:r>
      </w:del>
      <w:ins w:id="247" w:author="עופר קלוו" w:date="2013-09-26T22:44:00Z">
        <w:r w:rsidR="00413E2E" w:rsidRPr="00413E2E">
          <w:rPr>
            <w:b/>
            <w:bCs/>
            <w:rPrChange w:id="248" w:author="עופר קלוו" w:date="2013-09-26T22:45:00Z">
              <w:rPr/>
            </w:rPrChange>
          </w:rPr>
          <w:t>A h</w:t>
        </w:r>
      </w:ins>
      <w:ins w:id="249" w:author="עופר קלוו" w:date="2013-09-25T23:17:00Z">
        <w:r w:rsidR="002629CF" w:rsidRPr="00413E2E">
          <w:rPr>
            <w:b/>
            <w:bCs/>
            <w:rPrChange w:id="250" w:author="עופר קלוו" w:date="2013-09-26T22:45:00Z">
              <w:rPr/>
            </w:rPrChange>
          </w:rPr>
          <w:t>eader</w:t>
        </w:r>
      </w:ins>
      <w:ins w:id="251" w:author="עופר קלוו" w:date="2013-09-25T23:07:00Z">
        <w:r w:rsidR="00413E2E" w:rsidRPr="00413E2E">
          <w:rPr>
            <w:b/>
            <w:bCs/>
            <w:rPrChange w:id="252" w:author="עופר קלוו" w:date="2013-09-26T22:45:00Z">
              <w:rPr/>
            </w:rPrChange>
          </w:rPr>
          <w:t xml:space="preserve"> popup menu</w:t>
        </w:r>
        <w:r w:rsidR="00413E2E">
          <w:t xml:space="preserve">, </w:t>
        </w:r>
      </w:ins>
      <w:ins w:id="253" w:author="עופר קלוו" w:date="2013-09-26T22:24:00Z">
        <w:r w:rsidR="00413E2E">
          <w:t>t</w:t>
        </w:r>
      </w:ins>
      <w:ins w:id="254" w:author="עופר קלוו" w:date="2013-09-25T23:07:00Z">
        <w:r w:rsidR="002629CF">
          <w:t xml:space="preserve">o be </w:t>
        </w:r>
        <w:r w:rsidR="002629CF" w:rsidRPr="002629CF">
          <w:t>available</w:t>
        </w:r>
        <w:r w:rsidR="002629CF">
          <w:t xml:space="preserve"> in each </w:t>
        </w:r>
      </w:ins>
      <w:ins w:id="255" w:author="עופר קלוו" w:date="2013-09-26T22:31:00Z">
        <w:r w:rsidR="00413E2E">
          <w:t>column header</w:t>
        </w:r>
      </w:ins>
      <w:ins w:id="256" w:author="עופר קלוו" w:date="2013-09-25T23:07:00Z">
        <w:r w:rsidR="002629CF">
          <w:t>:</w:t>
        </w:r>
      </w:ins>
    </w:p>
    <w:p w:rsidR="002629CF" w:rsidRDefault="002629CF">
      <w:pPr>
        <w:pStyle w:val="ac"/>
        <w:numPr>
          <w:ilvl w:val="0"/>
          <w:numId w:val="21"/>
        </w:numPr>
        <w:tabs>
          <w:tab w:val="left" w:pos="2880"/>
          <w:tab w:val="left" w:pos="3060"/>
        </w:tabs>
        <w:rPr>
          <w:ins w:id="257" w:author="עופר קלוו" w:date="2013-09-26T22:36:00Z"/>
        </w:rPr>
        <w:pPrChange w:id="258" w:author="עופר קלוו" w:date="2013-09-26T22:25:00Z">
          <w:pPr>
            <w:pStyle w:val="ac"/>
            <w:numPr>
              <w:numId w:val="21"/>
            </w:numPr>
            <w:ind w:hanging="360"/>
          </w:pPr>
        </w:pPrChange>
      </w:pPr>
      <w:ins w:id="259" w:author="עופר קלוו" w:date="2013-09-25T23:07:00Z">
        <w:r w:rsidRPr="002629CF">
          <w:rPr>
            <w:b/>
            <w:bCs/>
            <w:u w:val="single"/>
          </w:rPr>
          <w:t>G</w:t>
        </w:r>
        <w:r w:rsidRPr="002629CF">
          <w:rPr>
            <w:b/>
            <w:bCs/>
          </w:rPr>
          <w:t xml:space="preserve">o to Element </w:t>
        </w:r>
        <w:r w:rsidRPr="002629CF">
          <w:rPr>
            <w:b/>
            <w:bCs/>
            <w:color w:val="808080" w:themeColor="background1" w:themeShade="80"/>
          </w:rPr>
          <w:t>(</w:t>
        </w:r>
        <w:r w:rsidRPr="002629CF">
          <w:rPr>
            <w:rFonts w:ascii="Arial Narrow" w:hAnsi="Arial Narrow"/>
            <w:b/>
            <w:bCs/>
            <w:color w:val="808080" w:themeColor="background1" w:themeShade="80"/>
            <w:rPrChange w:id="260" w:author="עופר קלוו" w:date="2013-09-25T23:17:00Z">
              <w:rPr>
                <w:b/>
                <w:bCs/>
                <w:color w:val="808080" w:themeColor="background1" w:themeShade="80"/>
              </w:rPr>
            </w:rPrChange>
          </w:rPr>
          <w:t>n/a</w:t>
        </w:r>
        <w:r w:rsidRPr="002629CF">
          <w:rPr>
            <w:b/>
            <w:bCs/>
            <w:color w:val="808080" w:themeColor="background1" w:themeShade="80"/>
          </w:rPr>
          <w:t>)</w:t>
        </w:r>
        <w:r w:rsidRPr="002629CF">
          <w:rPr>
            <w:b/>
            <w:bCs/>
          </w:rPr>
          <w:t xml:space="preserve"> </w:t>
        </w:r>
        <w:r w:rsidRPr="002629CF">
          <w:rPr>
            <w:b/>
            <w:bCs/>
          </w:rPr>
          <w:tab/>
        </w:r>
        <w:r>
          <w:t xml:space="preserve">– Opens the INK file, which contains the INK element that is </w:t>
        </w:r>
        <w:r w:rsidRPr="002629CF">
          <w:rPr>
            <w:u w:val="single"/>
            <w:rPrChange w:id="261" w:author="עופר קלוו" w:date="2013-09-25T23:17:00Z">
              <w:rPr/>
            </w:rPrChange>
          </w:rPr>
          <w:t>presented in the</w:t>
        </w:r>
        <w:r>
          <w:br/>
          <w:t xml:space="preserve"> </w:t>
        </w:r>
        <w:r>
          <w:tab/>
        </w:r>
        <w:r>
          <w:tab/>
        </w:r>
      </w:ins>
      <w:ins w:id="262" w:author="עופר קלוו" w:date="2013-09-25T23:08:00Z">
        <w:r w:rsidRPr="002629CF">
          <w:rPr>
            <w:u w:val="single"/>
            <w:rPrChange w:id="263" w:author="עופר קלוו" w:date="2013-09-25T23:17:00Z">
              <w:rPr/>
            </w:rPrChange>
          </w:rPr>
          <w:t xml:space="preserve">current properties tree </w:t>
        </w:r>
      </w:ins>
      <w:ins w:id="264" w:author="עופר קלוו" w:date="2013-09-25T23:09:00Z">
        <w:r w:rsidRPr="002629CF">
          <w:rPr>
            <w:u w:val="single"/>
            <w:rPrChange w:id="265" w:author="עופר קלוו" w:date="2013-09-25T23:17:00Z">
              <w:rPr/>
            </w:rPrChange>
          </w:rPr>
          <w:t>column</w:t>
        </w:r>
      </w:ins>
      <w:ins w:id="266" w:author="עופר קלוו" w:date="2013-10-02T22:28:00Z">
        <w:r w:rsidR="000E5648">
          <w:t xml:space="preserve"> under the mouse</w:t>
        </w:r>
      </w:ins>
      <w:ins w:id="267" w:author="עופר קלוו" w:date="2013-09-25T23:07:00Z">
        <w:r>
          <w:t>.</w:t>
        </w:r>
      </w:ins>
    </w:p>
    <w:p w:rsidR="00413E2E" w:rsidRDefault="00413E2E">
      <w:pPr>
        <w:keepNext/>
        <w:jc w:val="center"/>
        <w:rPr>
          <w:ins w:id="268" w:author="עופר קלוו" w:date="2013-09-26T22:43:00Z"/>
        </w:rPr>
        <w:pPrChange w:id="269" w:author="עופר קלוו" w:date="2013-09-26T22:43:00Z">
          <w:pPr>
            <w:jc w:val="center"/>
          </w:pPr>
        </w:pPrChange>
      </w:pPr>
      <w:ins w:id="270" w:author="עופר קלוו" w:date="2013-09-26T22:41:00Z">
        <w:r>
          <w:rPr>
            <w:noProof/>
          </w:rPr>
          <mc:AlternateContent>
            <mc:Choice Requires="wpc">
              <w:drawing>
                <wp:inline distT="0" distB="0" distL="0" distR="0" wp14:anchorId="14CE346A" wp14:editId="45BD79E9">
                  <wp:extent cx="6452559" cy="1690940"/>
                  <wp:effectExtent l="0" t="0" r="0" b="0"/>
                  <wp:docPr id="53" name="בד ציור 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4" name="תמונה 54" descr="C:\Users\OC\AppData\Local\Temp\SNAGHTML2f2f8de.PNG"/>
                            <pic:cNvPicPr/>
                          </pic:nvPicPr>
                          <pic:blipFill>
                            <a:blip r:embed="rId13">
                              <a:extLst>
                                <a:ext uri="{28A0092B-C50C-407E-A947-70E740481C1C}">
                                  <a14:useLocalDpi xmlns:a14="http://schemas.microsoft.com/office/drawing/2010/main" val="0"/>
                                </a:ext>
                              </a:extLst>
                            </a:blip>
                            <a:srcRect/>
                            <a:stretch>
                              <a:fillRect/>
                            </a:stretch>
                          </pic:blipFill>
                          <pic:spPr bwMode="auto">
                            <a:xfrm>
                              <a:off x="180000" y="36054"/>
                              <a:ext cx="3207385" cy="1655445"/>
                            </a:xfrm>
                            <a:prstGeom prst="rect">
                              <a:avLst/>
                            </a:prstGeom>
                            <a:noFill/>
                            <a:ln>
                              <a:noFill/>
                            </a:ln>
                          </pic:spPr>
                        </pic:pic>
                        <pic:pic xmlns:pic="http://schemas.openxmlformats.org/drawingml/2006/picture">
                          <pic:nvPicPr>
                            <pic:cNvPr id="55" name="תמונה 55" descr="C:\Users\OC\AppData\Local\Temp\SNAGHTML2f25733.PNG"/>
                            <pic:cNvPicPr/>
                          </pic:nvPicPr>
                          <pic:blipFill>
                            <a:blip r:embed="rId14">
                              <a:extLst>
                                <a:ext uri="{28A0092B-C50C-407E-A947-70E740481C1C}">
                                  <a14:useLocalDpi xmlns:a14="http://schemas.microsoft.com/office/drawing/2010/main" val="0"/>
                                </a:ext>
                              </a:extLst>
                            </a:blip>
                            <a:srcRect/>
                            <a:stretch>
                              <a:fillRect/>
                            </a:stretch>
                          </pic:blipFill>
                          <pic:spPr bwMode="auto">
                            <a:xfrm>
                              <a:off x="3387224" y="53307"/>
                              <a:ext cx="3037840" cy="816610"/>
                            </a:xfrm>
                            <a:prstGeom prst="rect">
                              <a:avLst/>
                            </a:prstGeom>
                            <a:noFill/>
                            <a:ln>
                              <a:noFill/>
                            </a:ln>
                          </pic:spPr>
                        </pic:pic>
                      </wpc:wpc>
                    </a:graphicData>
                  </a:graphic>
                </wp:inline>
              </w:drawing>
            </mc:Choice>
            <mc:Fallback>
              <w:pict>
                <v:group id="בד ציור 53" o:spid="_x0000_s1026" editas="canvas" style="width:508.1pt;height:133.15pt;mso-position-horizontal-relative:char;mso-position-vertical-relative:line" coordsize="64522,16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">
                  <v:shape id="_x0000_s1027" type="#_x0000_t75" style="position:absolute;width:64522;height:16903;visibility:visible;mso-wrap-style:square">
                    <v:fill o:detectmouseclick="t"/>
                    <v:path o:connecttype="none"/>
                  </v:shape>
                  <v:shape id="תמונה 54" o:spid="_x0000_s1028" type="#_x0000_t75" style="position:absolute;left:1800;top:360;width:32073;height:16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pD5XDAAAA2wAAAA8AAABkcnMvZG93bnJldi54bWxEj1FrAjEQhN8F/0NYoW+aU6oeV6O0hYL4&#10;UNDzByyX7eXwsjmS6F399Y0g9HGYnW92NrvBtuJGPjSOFcxnGQjiyumGawXn8muagwgRWWPrmBT8&#10;UoDddjzaYKFdz0e6nWItEoRDgQpMjF0hZagMWQwz1xEn78d5izFJX0vtsU9w28pFlq2kxYZTg8GO&#10;Pg1Vl9PVpjdM7vtq/U0f+eG+Xx3re8SyVOplMry/gYg0xP/jZ3qvFSxf4bElAUB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ikPlcMAAADbAAAADwAAAAAAAAAAAAAAAACf&#10;AgAAZHJzL2Rvd25yZXYueG1sUEsFBgAAAAAEAAQA9wAAAI8DAAAAAA==&#10;">
                    <v:imagedata r:id="rId15" o:title="SNAGHTML2f2f8de"/>
                  </v:shape>
                  <v:shape id="תמונה 55" o:spid="_x0000_s1029" type="#_x0000_t75" style="position:absolute;left:33872;top:533;width:30378;height:81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375PGAAAA2wAAAA8AAABkcnMvZG93bnJldi54bWxEj91qwkAUhO8F32E5Qu/qpoI/RFcpASFF&#10;KFRb8fKYPU1Cs2dDdnVjn74rFLwcZuYbZrXpTSOu1LnasoKXcQKCuLC65lLB52H7vADhPLLGxjIp&#10;uJGDzXo4WGGqbeAPuu59KSKEXYoKKu/bVEpXVGTQjW1LHL1v2xn0UXal1B2GCDeNnCTJTBqsOS5U&#10;2FJWUfGzvxgFp+z2Pg+/u2PY5blfhGz7dp59KfU06l+XIDz1/hH+b+dawXQK9y/xB8j1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Lfvk8YAAADbAAAADwAAAAAAAAAAAAAA&#10;AACfAgAAZHJzL2Rvd25yZXYueG1sUEsFBgAAAAAEAAQA9wAAAJIDAAAAAA==&#10;">
                    <v:imagedata r:id="rId16" o:title="SNAGHTML2f25733"/>
                  </v:shape>
                  <w10:anchorlock/>
                </v:group>
              </w:pict>
            </mc:Fallback>
          </mc:AlternateContent>
        </w:r>
      </w:ins>
    </w:p>
    <w:p w:rsidR="00413E2E" w:rsidRDefault="00413E2E">
      <w:pPr>
        <w:pStyle w:val="af"/>
        <w:jc w:val="center"/>
        <w:rPr>
          <w:ins w:id="271" w:author="עופר קלוו" w:date="2013-09-26T22:41:00Z"/>
        </w:rPr>
        <w:pPrChange w:id="272" w:author="עופר קלוו" w:date="2013-09-26T22:43:00Z">
          <w:pPr>
            <w:pStyle w:val="ac"/>
            <w:numPr>
              <w:numId w:val="21"/>
            </w:numPr>
            <w:ind w:hanging="360"/>
          </w:pPr>
        </w:pPrChange>
      </w:pPr>
      <w:bookmarkStart w:id="273" w:name="_Ref367999145"/>
      <w:ins w:id="274" w:author="עופר קלוו" w:date="2013-09-26T22:43:00Z">
        <w:r>
          <w:t xml:space="preserve">Figure </w:t>
        </w:r>
        <w:r>
          <w:fldChar w:fldCharType="begin"/>
        </w:r>
        <w:r>
          <w:instrText xml:space="preserve"> SEQ Figure \* ARABIC </w:instrText>
        </w:r>
      </w:ins>
      <w:r>
        <w:fldChar w:fldCharType="separate"/>
      </w:r>
      <w:ins w:id="275" w:author="עופר קלוו" w:date="2013-09-27T00:11:00Z">
        <w:r>
          <w:rPr>
            <w:noProof/>
          </w:rPr>
          <w:t>2</w:t>
        </w:r>
      </w:ins>
      <w:ins w:id="276" w:author="עופר קלוו" w:date="2013-09-26T22:43:00Z">
        <w:r>
          <w:fldChar w:fldCharType="end"/>
        </w:r>
      </w:ins>
      <w:bookmarkEnd w:id="273"/>
      <w:ins w:id="277" w:author="עופר קלוו" w:date="2013-09-26T22:46:00Z">
        <w:r>
          <w:t xml:space="preserve"> </w:t>
        </w:r>
      </w:ins>
      <w:ins w:id="278" w:author="עופר קלוו" w:date="2013-09-26T22:49:00Z">
        <w:r>
          <w:t>–</w:t>
        </w:r>
      </w:ins>
      <w:ins w:id="279" w:author="עופר קלוו" w:date="2013-09-26T22:46:00Z">
        <w:r>
          <w:t xml:space="preserve"> </w:t>
        </w:r>
      </w:ins>
      <w:ins w:id="280" w:author="עופר קלוו" w:date="2013-09-26T22:49:00Z">
        <w:r>
          <w:t>Cell &amp; Header pop</w:t>
        </w:r>
      </w:ins>
      <w:ins w:id="281" w:author="עופר קלוו" w:date="2013-09-26T22:50:00Z">
        <w:r>
          <w:t>up menu</w:t>
        </w:r>
      </w:ins>
    </w:p>
    <w:p w:rsidR="00413E2E" w:rsidRDefault="00413E2E">
      <w:pPr>
        <w:pPrChange w:id="282" w:author="עופר קלוו" w:date="2013-09-26T22:36:00Z">
          <w:pPr>
            <w:pStyle w:val="ac"/>
            <w:numPr>
              <w:numId w:val="21"/>
            </w:numPr>
            <w:ind w:hanging="360"/>
          </w:pPr>
        </w:pPrChange>
      </w:pPr>
      <w:ins w:id="283" w:author="עופר קלוו" w:date="2013-09-26T22:40:00Z">
        <w:r>
          <w:t xml:space="preserve">      </w:t>
        </w:r>
      </w:ins>
      <w:ins w:id="284" w:author="עופר קלוו" w:date="2013-09-26T22:38:00Z">
        <w:r w:rsidRPr="00413E2E">
          <w:t xml:space="preserve"> </w:t>
        </w:r>
      </w:ins>
      <w:ins w:id="285" w:author="עופר קלוו" w:date="2013-09-26T22:40:00Z">
        <w:r>
          <w:t xml:space="preserve">   </w:t>
        </w:r>
      </w:ins>
    </w:p>
    <w:p w:rsidR="00604035" w:rsidRDefault="00604035" w:rsidP="00604035">
      <w:pPr>
        <w:pStyle w:val="4"/>
      </w:pPr>
      <w:bookmarkStart w:id="286" w:name="_Ref368436252"/>
      <w:r>
        <w:t>Mouse buttons options</w:t>
      </w:r>
      <w:bookmarkEnd w:id="286"/>
    </w:p>
    <w:p w:rsidR="00604035" w:rsidRDefault="00604035" w:rsidP="00604035">
      <w:r>
        <w:t>This view shall support the next mouse commands:</w:t>
      </w:r>
    </w:p>
    <w:p w:rsidR="00CA4C40" w:rsidRDefault="00604035">
      <w:pPr>
        <w:pStyle w:val="ac"/>
        <w:numPr>
          <w:ilvl w:val="0"/>
          <w:numId w:val="23"/>
        </w:numPr>
        <w:rPr>
          <w:ins w:id="287" w:author="עופר קלוו" w:date="2013-09-25T23:18:00Z"/>
        </w:rPr>
      </w:pPr>
      <w:r w:rsidRPr="00604035">
        <w:rPr>
          <w:b/>
          <w:bCs/>
        </w:rPr>
        <w:t>Right mouse button</w:t>
      </w:r>
      <w:r>
        <w:t xml:space="preserve"> </w:t>
      </w:r>
      <w:ins w:id="288" w:author="עופר קלוו" w:date="2013-09-25T23:23:00Z">
        <w:r w:rsidR="002629CF">
          <w:tab/>
        </w:r>
      </w:ins>
      <w:r>
        <w:t xml:space="preserve">– </w:t>
      </w:r>
      <w:ins w:id="289" w:author="עופר קלוו" w:date="2013-09-25T23:23:00Z">
        <w:r w:rsidR="002629CF">
          <w:t>One click o</w:t>
        </w:r>
      </w:ins>
      <w:del w:id="290" w:author="עופר קלוו" w:date="2013-09-25T23:23:00Z">
        <w:r w:rsidDel="002629CF">
          <w:delText>O</w:delText>
        </w:r>
      </w:del>
      <w:r>
        <w:t>pen</w:t>
      </w:r>
      <w:ins w:id="291" w:author="עופר קלוו" w:date="2013-09-25T23:23:00Z">
        <w:r w:rsidR="002629CF">
          <w:t>s</w:t>
        </w:r>
      </w:ins>
      <w:r>
        <w:t xml:space="preserve"> the view popup menu</w:t>
      </w:r>
      <w:ins w:id="292" w:author="עופר קלוו" w:date="2013-09-26T22:50:00Z">
        <w:r w:rsidR="00413E2E">
          <w:t>/s</w:t>
        </w:r>
      </w:ins>
      <w:r>
        <w:t>.</w:t>
      </w:r>
    </w:p>
    <w:p w:rsidR="002629CF" w:rsidRDefault="002629CF">
      <w:pPr>
        <w:pStyle w:val="ac"/>
        <w:numPr>
          <w:ilvl w:val="0"/>
          <w:numId w:val="23"/>
        </w:numPr>
        <w:tabs>
          <w:tab w:val="left" w:pos="2880"/>
          <w:tab w:val="left" w:pos="3060"/>
        </w:tabs>
        <w:rPr>
          <w:ins w:id="293" w:author="עופר קלוו" w:date="2013-09-26T22:50:00Z"/>
        </w:rPr>
        <w:pPrChange w:id="294" w:author="עופר קלוו" w:date="2013-10-01T23:24:00Z">
          <w:pPr>
            <w:pStyle w:val="ac"/>
            <w:numPr>
              <w:numId w:val="23"/>
            </w:numPr>
            <w:ind w:hanging="360"/>
          </w:pPr>
        </w:pPrChange>
      </w:pPr>
      <w:ins w:id="295" w:author="עופר קלוו" w:date="2013-09-25T23:18:00Z">
        <w:r>
          <w:rPr>
            <w:b/>
            <w:bCs/>
          </w:rPr>
          <w:t xml:space="preserve">Left mouse button </w:t>
        </w:r>
      </w:ins>
      <w:ins w:id="296" w:author="עופר קלוו" w:date="2013-09-25T23:23:00Z">
        <w:r>
          <w:rPr>
            <w:b/>
            <w:bCs/>
          </w:rPr>
          <w:tab/>
        </w:r>
      </w:ins>
      <w:ins w:id="297" w:author="עופר קלוו" w:date="2013-09-25T23:18:00Z">
        <w:r>
          <w:t xml:space="preserve">– </w:t>
        </w:r>
      </w:ins>
      <w:ins w:id="298" w:author="עופר קלוו" w:date="2013-09-25T23:23:00Z">
        <w:r>
          <w:t>One click s</w:t>
        </w:r>
      </w:ins>
      <w:ins w:id="299" w:author="עופר קלוו" w:date="2013-09-25T23:18:00Z">
        <w:r>
          <w:t xml:space="preserve">elects one cell in the properties </w:t>
        </w:r>
      </w:ins>
      <w:ins w:id="300" w:author="עופר קלוו" w:date="2013-09-26T22:48:00Z">
        <w:r w:rsidR="00413E2E">
          <w:t>view</w:t>
        </w:r>
      </w:ins>
      <w:ins w:id="301" w:author="עופר קלוו" w:date="2013-09-25T23:19:00Z">
        <w:r>
          <w:t>.</w:t>
        </w:r>
      </w:ins>
      <w:ins w:id="302" w:author="עופר קלוו" w:date="2013-09-25T23:23:00Z">
        <w:r>
          <w:br/>
          <w:t xml:space="preserve"> </w:t>
        </w:r>
        <w:r>
          <w:tab/>
        </w:r>
        <w:r>
          <w:tab/>
          <w:t xml:space="preserve">Double click </w:t>
        </w:r>
      </w:ins>
      <w:ins w:id="303" w:author="עופר קלוו" w:date="2013-09-25T23:24:00Z">
        <w:r>
          <w:t xml:space="preserve">open </w:t>
        </w:r>
      </w:ins>
      <w:ins w:id="304" w:author="עופר קלוו" w:date="2013-10-01T23:24:00Z">
        <w:r w:rsidR="00F655F0">
          <w:t>a</w:t>
        </w:r>
      </w:ins>
      <w:ins w:id="305" w:author="עופר קלוו" w:date="2013-09-25T23:24:00Z">
        <w:r>
          <w:t xml:space="preserve"> cell</w:t>
        </w:r>
      </w:ins>
      <w:ins w:id="306" w:author="עופר קלוו" w:date="2013-10-01T23:24:00Z">
        <w:r w:rsidR="00F655F0">
          <w:t xml:space="preserve"> editor</w:t>
        </w:r>
      </w:ins>
      <w:ins w:id="307" w:author="עופר קלוו" w:date="2013-09-25T23:24:00Z">
        <w:r>
          <w:t xml:space="preserve"> for manual edit</w:t>
        </w:r>
      </w:ins>
      <w:ins w:id="308" w:author="עופר קלוו" w:date="2013-09-25T23:25:00Z">
        <w:r>
          <w:t xml:space="preserve"> (if </w:t>
        </w:r>
      </w:ins>
      <w:ins w:id="309" w:author="עופר קלוו" w:date="2013-10-01T23:24:00Z">
        <w:r w:rsidR="00F655F0">
          <w:t xml:space="preserve">cell </w:t>
        </w:r>
      </w:ins>
      <w:ins w:id="310" w:author="עופר קלוו" w:date="2013-09-25T23:25:00Z">
        <w:r>
          <w:t>not blocked</w:t>
        </w:r>
      </w:ins>
      <w:ins w:id="311" w:author="עופר קלוו" w:date="2013-10-01T23:25:00Z">
        <w:r w:rsidR="00F655F0">
          <w:t xml:space="preserve"> for a change</w:t>
        </w:r>
      </w:ins>
      <w:ins w:id="312" w:author="עופר קלוו" w:date="2013-09-25T23:25:00Z">
        <w:r>
          <w:t>).</w:t>
        </w:r>
      </w:ins>
    </w:p>
    <w:p w:rsidR="00413E2E" w:rsidRDefault="00413E2E">
      <w:pPr>
        <w:rPr>
          <w:ins w:id="313" w:author="עופר קלוו" w:date="2013-09-26T22:50:00Z"/>
        </w:rPr>
      </w:pPr>
      <w:ins w:id="314" w:author="עופר קלוו" w:date="2013-09-26T22:50:00Z">
        <w:r>
          <w:br w:type="page"/>
        </w:r>
      </w:ins>
    </w:p>
    <w:p w:rsidR="00413E2E" w:rsidDel="00413E2E" w:rsidRDefault="00413E2E">
      <w:pPr>
        <w:rPr>
          <w:del w:id="315" w:author="עופר קלוו" w:date="2013-09-26T22:50:00Z"/>
        </w:rPr>
        <w:pPrChange w:id="316" w:author="עופר קלוו" w:date="2013-09-26T22:50:00Z">
          <w:pPr>
            <w:pStyle w:val="ac"/>
            <w:numPr>
              <w:numId w:val="23"/>
            </w:numPr>
            <w:ind w:hanging="360"/>
          </w:pPr>
        </w:pPrChange>
      </w:pPr>
    </w:p>
    <w:p w:rsidR="00604035" w:rsidRDefault="00B04AD7" w:rsidP="00690EE1">
      <w:pPr>
        <w:pStyle w:val="4"/>
      </w:pPr>
      <w:r w:rsidRPr="00B04AD7">
        <w:t xml:space="preserve">Views </w:t>
      </w:r>
      <w:r w:rsidR="00690EE1">
        <w:t>I</w:t>
      </w:r>
      <w:r w:rsidR="00690EE1" w:rsidRPr="00690EE1">
        <w:t>nteraction</w:t>
      </w:r>
      <w:r w:rsidR="00690EE1">
        <w:t>s</w:t>
      </w:r>
    </w:p>
    <w:tbl>
      <w:tblPr>
        <w:tblStyle w:val="-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5282"/>
        <w:gridCol w:w="5282"/>
        <w:tblGridChange w:id="317">
          <w:tblGrid>
            <w:gridCol w:w="5282"/>
            <w:gridCol w:w="5282"/>
          </w:tblGrid>
        </w:tblGridChange>
      </w:tblGrid>
      <w:tr w:rsidR="00690EE1" w:rsidTr="00E313AE">
        <w:trPr>
          <w:cnfStyle w:val="100000000000" w:firstRow="1" w:lastRow="0" w:firstColumn="0" w:lastColumn="0" w:oddVBand="0" w:evenVBand="0" w:oddHBand="0" w:evenHBand="0" w:firstRowFirstColumn="0" w:firstRowLastColumn="0" w:lastRowFirstColumn="0" w:lastRowLastColumn="0"/>
        </w:trPr>
        <w:tc>
          <w:tcPr>
            <w:tcW w:w="5282" w:type="dxa"/>
            <w:vAlign w:val="center"/>
          </w:tcPr>
          <w:p w:rsidR="00690EE1" w:rsidRDefault="00690EE1" w:rsidP="00E313AE">
            <w:pPr>
              <w:jc w:val="center"/>
            </w:pPr>
            <w:r>
              <w:t>When …</w:t>
            </w:r>
          </w:p>
        </w:tc>
        <w:tc>
          <w:tcPr>
            <w:tcW w:w="5282" w:type="dxa"/>
            <w:vAlign w:val="center"/>
          </w:tcPr>
          <w:p w:rsidR="00690EE1" w:rsidRDefault="00690EE1" w:rsidP="00E313AE">
            <w:pPr>
              <w:jc w:val="center"/>
            </w:pPr>
            <w:r>
              <w:t>Do …</w:t>
            </w:r>
          </w:p>
        </w:tc>
      </w:tr>
      <w:tr w:rsidR="00690EE1" w:rsidDel="002B274D" w:rsidTr="00E313AE">
        <w:trPr>
          <w:cnfStyle w:val="000000100000" w:firstRow="0" w:lastRow="0" w:firstColumn="0" w:lastColumn="0" w:oddVBand="0" w:evenVBand="0" w:oddHBand="1" w:evenHBand="0" w:firstRowFirstColumn="0" w:firstRowLastColumn="0" w:lastRowFirstColumn="0" w:lastRowLastColumn="0"/>
          <w:del w:id="318" w:author="עופר קלוו" w:date="2013-10-02T22:29:00Z"/>
        </w:trPr>
        <w:tc>
          <w:tcPr>
            <w:tcW w:w="5282" w:type="dxa"/>
            <w:tcBorders>
              <w:top w:val="none" w:sz="0" w:space="0" w:color="auto"/>
              <w:left w:val="none" w:sz="0" w:space="0" w:color="auto"/>
              <w:bottom w:val="none" w:sz="0" w:space="0" w:color="auto"/>
            </w:tcBorders>
            <w:vAlign w:val="center"/>
          </w:tcPr>
          <w:p w:rsidR="00690EE1" w:rsidDel="002B274D" w:rsidRDefault="00690EE1" w:rsidP="00E313AE">
            <w:pPr>
              <w:rPr>
                <w:del w:id="319" w:author="עופר קלוו" w:date="2013-10-02T22:29:00Z"/>
              </w:rPr>
            </w:pPr>
            <w:del w:id="320" w:author="עופר קלוו" w:date="2013-10-02T22:29:00Z">
              <w:r w:rsidRPr="00690EE1" w:rsidDel="002B274D">
                <w:delText>INK element is selected in the "INK diagram view"</w:delText>
              </w:r>
            </w:del>
          </w:p>
        </w:tc>
        <w:tc>
          <w:tcPr>
            <w:tcW w:w="5282" w:type="dxa"/>
            <w:tcBorders>
              <w:top w:val="none" w:sz="0" w:space="0" w:color="auto"/>
              <w:bottom w:val="none" w:sz="0" w:space="0" w:color="auto"/>
              <w:right w:val="none" w:sz="0" w:space="0" w:color="auto"/>
            </w:tcBorders>
            <w:vAlign w:val="center"/>
          </w:tcPr>
          <w:p w:rsidR="00690EE1" w:rsidDel="002B274D" w:rsidRDefault="00690EE1">
            <w:pPr>
              <w:rPr>
                <w:del w:id="321" w:author="עופר קלוו" w:date="2013-10-02T22:29:00Z"/>
              </w:rPr>
              <w:pPrChange w:id="322" w:author="עופר קלוו" w:date="2013-09-25T23:30:00Z">
                <w:pPr>
                  <w:spacing w:after="200" w:line="276" w:lineRule="auto"/>
                </w:pPr>
              </w:pPrChange>
            </w:pPr>
            <w:del w:id="323" w:author="עופר קלוו" w:date="2013-10-02T22:29:00Z">
              <w:r w:rsidDel="002B274D">
                <w:delText xml:space="preserve">Show </w:delText>
              </w:r>
              <w:r w:rsidR="003C6201" w:rsidDel="002B274D">
                <w:delText>its</w:delText>
              </w:r>
              <w:r w:rsidDel="002B274D">
                <w:delText xml:space="preserve"> properties from the </w:delText>
              </w:r>
            </w:del>
            <w:del w:id="324" w:author="עופר קלוו" w:date="2013-09-25T23:30:00Z">
              <w:r w:rsidDel="002629CF">
                <w:delText>related ink file</w:delText>
              </w:r>
            </w:del>
            <w:del w:id="325" w:author="עופר קלוו" w:date="2013-10-02T22:29:00Z">
              <w:r w:rsidR="00E313AE" w:rsidDel="002B274D">
                <w:delText>.</w:delText>
              </w:r>
            </w:del>
          </w:p>
        </w:tc>
      </w:tr>
      <w:tr w:rsidR="002629CF" w:rsidTr="00E313AE">
        <w:trPr>
          <w:ins w:id="326" w:author="עופר קלוו" w:date="2013-09-25T23:29:00Z"/>
        </w:trPr>
        <w:tc>
          <w:tcPr>
            <w:tcW w:w="5282" w:type="dxa"/>
            <w:vAlign w:val="center"/>
          </w:tcPr>
          <w:p w:rsidR="002629CF" w:rsidRDefault="002629CF" w:rsidP="00E313AE">
            <w:pPr>
              <w:rPr>
                <w:ins w:id="327" w:author="עופר קלוו" w:date="2013-09-25T23:29:00Z"/>
              </w:rPr>
            </w:pPr>
            <w:ins w:id="328" w:author="עופר קלוו" w:date="2013-09-25T23:29:00Z">
              <w:r w:rsidRPr="00690EE1">
                <w:t>INK element is selected in the</w:t>
              </w:r>
              <w:r>
                <w:t xml:space="preserve"> “INK Kiosk view”</w:t>
              </w:r>
            </w:ins>
          </w:p>
        </w:tc>
        <w:tc>
          <w:tcPr>
            <w:tcW w:w="5282" w:type="dxa"/>
            <w:vAlign w:val="center"/>
          </w:tcPr>
          <w:p w:rsidR="002629CF" w:rsidRDefault="002629CF" w:rsidP="002629CF">
            <w:pPr>
              <w:keepNext/>
              <w:rPr>
                <w:ins w:id="329" w:author="עופר קלוו" w:date="2013-09-25T23:29:00Z"/>
              </w:rPr>
            </w:pPr>
            <w:ins w:id="330" w:author="עופר קלוו" w:date="2013-09-25T23:30:00Z">
              <w:r>
                <w:t>Show its properties from the INK core API.</w:t>
              </w:r>
            </w:ins>
          </w:p>
        </w:tc>
      </w:tr>
      <w:tr w:rsidR="00E313AE" w:rsidTr="002629CF">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ExChange w:id="331" w:author="עופר קלוו" w:date="2013-09-25T23:30: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Ex>
          </w:tblPrExChange>
        </w:tblPrEx>
        <w:trPr>
          <w:cnfStyle w:val="000000100000" w:firstRow="0" w:lastRow="0" w:firstColumn="0" w:lastColumn="0" w:oddVBand="0" w:evenVBand="0" w:oddHBand="1" w:evenHBand="0" w:firstRowFirstColumn="0" w:firstRowLastColumn="0" w:lastRowFirstColumn="0" w:lastRowLastColumn="0"/>
        </w:trPr>
        <w:tc>
          <w:tcPr>
            <w:tcW w:w="5282" w:type="dxa"/>
            <w:tcBorders>
              <w:top w:val="none" w:sz="0" w:space="0" w:color="auto"/>
              <w:left w:val="none" w:sz="0" w:space="0" w:color="auto"/>
              <w:bottom w:val="none" w:sz="0" w:space="0" w:color="auto"/>
            </w:tcBorders>
            <w:vAlign w:val="center"/>
            <w:tcPrChange w:id="332" w:author="עופר קלוו" w:date="2013-09-25T23:30:00Z">
              <w:tcPr>
                <w:tcW w:w="5282" w:type="dxa"/>
                <w:vAlign w:val="center"/>
              </w:tcPr>
            </w:tcPrChange>
          </w:tcPr>
          <w:p w:rsidR="00E313AE" w:rsidRPr="00690EE1" w:rsidRDefault="00546744" w:rsidP="00E313AE">
            <w:pPr>
              <w:cnfStyle w:val="000000100000" w:firstRow="0" w:lastRow="0" w:firstColumn="0" w:lastColumn="0" w:oddVBand="0" w:evenVBand="0" w:oddHBand="1" w:evenHBand="0" w:firstRowFirstColumn="0" w:firstRowLastColumn="0" w:lastRowFirstColumn="0" w:lastRowLastColumn="0"/>
            </w:pPr>
            <w:ins w:id="333" w:author="עופר קלוו" w:date="2013-10-02T22:40:00Z">
              <w:r>
                <w:t xml:space="preserve">Selected element </w:t>
              </w:r>
            </w:ins>
            <w:del w:id="334" w:author="עופר קלוו" w:date="2013-10-02T22:40:00Z">
              <w:r w:rsidR="00E313AE" w:rsidDel="00546744">
                <w:delText xml:space="preserve">Current </w:delText>
              </w:r>
            </w:del>
            <w:r w:rsidR="00E313AE">
              <w:t>properties changed by the user</w:t>
            </w:r>
            <w:ins w:id="335" w:author="עופר קלוו" w:date="2013-10-02T22:41:00Z">
              <w:r>
                <w:t xml:space="preserve"> and saved</w:t>
              </w:r>
            </w:ins>
            <w:r w:rsidR="00E313AE">
              <w:t>.</w:t>
            </w:r>
          </w:p>
        </w:tc>
        <w:tc>
          <w:tcPr>
            <w:tcW w:w="5282" w:type="dxa"/>
            <w:tcBorders>
              <w:top w:val="none" w:sz="0" w:space="0" w:color="auto"/>
              <w:bottom w:val="none" w:sz="0" w:space="0" w:color="auto"/>
              <w:right w:val="none" w:sz="0" w:space="0" w:color="auto"/>
            </w:tcBorders>
            <w:vAlign w:val="center"/>
            <w:tcPrChange w:id="336" w:author="עופר קלוו" w:date="2013-09-25T23:30:00Z">
              <w:tcPr>
                <w:tcW w:w="5282" w:type="dxa"/>
                <w:vAlign w:val="center"/>
              </w:tcPr>
            </w:tcPrChange>
          </w:tcPr>
          <w:p w:rsidR="00E313AE" w:rsidRDefault="00E313AE">
            <w:pPr>
              <w:keepNext/>
              <w:cnfStyle w:val="000000100000" w:firstRow="0" w:lastRow="0" w:firstColumn="0" w:lastColumn="0" w:oddVBand="0" w:evenVBand="0" w:oddHBand="1" w:evenHBand="0" w:firstRowFirstColumn="0" w:firstRowLastColumn="0" w:lastRowFirstColumn="0" w:lastRowLastColumn="0"/>
              <w:rPr>
                <w:ins w:id="337" w:author="עופר קלוו" w:date="2013-09-25T23:28:00Z"/>
              </w:rPr>
              <w:pPrChange w:id="338" w:author="עופר קלוו" w:date="2013-09-25T23:27:00Z">
                <w:pPr>
                  <w:keepNext/>
                  <w:spacing w:after="200" w:line="276" w:lineRule="auto"/>
                  <w:cnfStyle w:val="000000100000" w:firstRow="0" w:lastRow="0" w:firstColumn="0" w:lastColumn="0" w:oddVBand="0" w:evenVBand="0" w:oddHBand="1" w:evenHBand="0" w:firstRowFirstColumn="0" w:firstRowLastColumn="0" w:lastRowFirstColumn="0" w:lastRowLastColumn="0"/>
                </w:pPr>
              </w:pPrChange>
            </w:pPr>
            <w:r>
              <w:t xml:space="preserve">Save the element to </w:t>
            </w:r>
            <w:r w:rsidRPr="00E313AE">
              <w:t xml:space="preserve">the </w:t>
            </w:r>
            <w:del w:id="339" w:author="עופר קלוו" w:date="2013-09-25T23:27:00Z">
              <w:r w:rsidRPr="00E313AE" w:rsidDel="002629CF">
                <w:delText>related ink file</w:delText>
              </w:r>
            </w:del>
            <w:ins w:id="340" w:author="עופר קלוו" w:date="2013-09-25T23:27:00Z">
              <w:r w:rsidR="002629CF">
                <w:t>INK model</w:t>
              </w:r>
            </w:ins>
            <w:r>
              <w:t>.</w:t>
            </w:r>
          </w:p>
          <w:p w:rsidR="002629CF" w:rsidRDefault="002629CF">
            <w:pPr>
              <w:keepNext/>
              <w:cnfStyle w:val="000000100000" w:firstRow="0" w:lastRow="0" w:firstColumn="0" w:lastColumn="0" w:oddVBand="0" w:evenVBand="0" w:oddHBand="1" w:evenHBand="0" w:firstRowFirstColumn="0" w:firstRowLastColumn="0" w:lastRowFirstColumn="0" w:lastRowLastColumn="0"/>
              <w:pPrChange w:id="341" w:author="עופר קלוו" w:date="2013-09-25T23:27:00Z">
                <w:pPr>
                  <w:keepNext/>
                  <w:spacing w:after="200" w:line="276" w:lineRule="auto"/>
                  <w:cnfStyle w:val="000000100000" w:firstRow="0" w:lastRow="0" w:firstColumn="0" w:lastColumn="0" w:oddVBand="0" w:evenVBand="0" w:oddHBand="1" w:evenHBand="0" w:firstRowFirstColumn="0" w:firstRowLastColumn="0" w:lastRowFirstColumn="0" w:lastRowLastColumn="0"/>
                </w:pPr>
              </w:pPrChange>
            </w:pPr>
            <w:ins w:id="342" w:author="עופר קלוו" w:date="2013-09-25T23:28:00Z">
              <w:r>
                <w:t>Update view icon if error reported from INK Plugin</w:t>
              </w:r>
            </w:ins>
            <w:ins w:id="343" w:author="עופר קלוו" w:date="2013-09-25T23:29:00Z">
              <w:r>
                <w:t xml:space="preserve"> core.</w:t>
              </w:r>
            </w:ins>
          </w:p>
        </w:tc>
      </w:tr>
    </w:tbl>
    <w:p w:rsidR="00690EE1" w:rsidRPr="00690EE1" w:rsidRDefault="004A627D" w:rsidP="004A627D">
      <w:pPr>
        <w:pStyle w:val="af"/>
        <w:jc w:val="center"/>
      </w:pPr>
      <w:bookmarkStart w:id="344" w:name="_Toc325923576"/>
      <w:r>
        <w:t xml:space="preserve">Table </w:t>
      </w:r>
      <w:r w:rsidR="005C4C2F">
        <w:fldChar w:fldCharType="begin"/>
      </w:r>
      <w:r>
        <w:instrText xml:space="preserve"> SEQ Table \* ARABIC </w:instrText>
      </w:r>
      <w:r w:rsidR="005C4C2F">
        <w:fldChar w:fldCharType="separate"/>
      </w:r>
      <w:r w:rsidR="00413E2E">
        <w:rPr>
          <w:noProof/>
        </w:rPr>
        <w:t>1</w:t>
      </w:r>
      <w:r w:rsidR="005C4C2F">
        <w:fldChar w:fldCharType="end"/>
      </w:r>
      <w:r>
        <w:t xml:space="preserve"> - </w:t>
      </w:r>
      <w:r w:rsidRPr="002E3EF3">
        <w:t xml:space="preserve">INK </w:t>
      </w:r>
      <w:r>
        <w:t>p</w:t>
      </w:r>
      <w:r w:rsidRPr="002E3EF3">
        <w:t xml:space="preserve">roperties </w:t>
      </w:r>
      <w:r>
        <w:t>interactions</w:t>
      </w:r>
      <w:bookmarkEnd w:id="344"/>
    </w:p>
    <w:p w:rsidR="00AA798A" w:rsidDel="002629CF" w:rsidRDefault="00AA798A" w:rsidP="00AA798A">
      <w:pPr>
        <w:pStyle w:val="4"/>
        <w:rPr>
          <w:del w:id="345" w:author="עופר קלוו" w:date="2013-09-25T23:31:00Z"/>
        </w:rPr>
      </w:pPr>
      <w:r>
        <w:t>View Tool Bar</w:t>
      </w:r>
    </w:p>
    <w:p w:rsidR="002629CF" w:rsidRDefault="00AA798A">
      <w:pPr>
        <w:pStyle w:val="4"/>
        <w:rPr>
          <w:ins w:id="346" w:author="עופר קלוו" w:date="2013-09-25T23:31:00Z"/>
        </w:rPr>
        <w:pPrChange w:id="347" w:author="עופר קלוו" w:date="2013-09-25T23:31:00Z">
          <w:pPr/>
        </w:pPrChange>
      </w:pPr>
      <w:del w:id="348" w:author="עופר קלוו" w:date="2013-09-25T23:31:00Z">
        <w:r w:rsidDel="002629CF">
          <w:delText>N/A</w:delText>
        </w:r>
      </w:del>
    </w:p>
    <w:p w:rsidR="00AA798A" w:rsidDel="00413E2E" w:rsidRDefault="00AA798A" w:rsidP="00AA798A">
      <w:pPr>
        <w:pStyle w:val="4"/>
        <w:rPr>
          <w:del w:id="349" w:author="עופר קלוו" w:date="2013-09-25T23:31:00Z"/>
        </w:rPr>
      </w:pPr>
    </w:p>
    <w:p w:rsidR="00413E2E" w:rsidRDefault="00413E2E">
      <w:pPr>
        <w:jc w:val="center"/>
        <w:rPr>
          <w:ins w:id="350" w:author="עופר קלוו" w:date="2013-09-26T23:02:00Z"/>
        </w:rPr>
        <w:pPrChange w:id="351" w:author="עופר קלוו" w:date="2013-09-26T23:02:00Z">
          <w:pPr/>
        </w:pPrChange>
      </w:pPr>
    </w:p>
    <w:p w:rsidR="00413E2E" w:rsidRDefault="00AF36E2">
      <w:pPr>
        <w:keepNext/>
        <w:jc w:val="center"/>
        <w:rPr>
          <w:ins w:id="352" w:author="עופר קלוו" w:date="2013-09-26T23:03:00Z"/>
        </w:rPr>
        <w:pPrChange w:id="353" w:author="עופר קלוו" w:date="2013-09-26T23:03:00Z">
          <w:pPr>
            <w:jc w:val="center"/>
          </w:pPr>
        </w:pPrChange>
      </w:pPr>
      <w:ins w:id="354" w:author="עופר קלוו" w:date="2013-10-02T01:11:00Z">
        <w:r>
          <w:rPr>
            <w:noProof/>
          </w:rPr>
          <w:drawing>
            <wp:inline distT="0" distB="0" distL="0" distR="0" wp14:anchorId="10FAAA5A" wp14:editId="7B65F5D7">
              <wp:extent cx="3369747" cy="338587"/>
              <wp:effectExtent l="0" t="0" r="2540" b="444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96785" cy="341304"/>
                      </a:xfrm>
                      <a:prstGeom prst="rect">
                        <a:avLst/>
                      </a:prstGeom>
                    </pic:spPr>
                  </pic:pic>
                </a:graphicData>
              </a:graphic>
            </wp:inline>
          </w:drawing>
        </w:r>
      </w:ins>
    </w:p>
    <w:p w:rsidR="00413E2E" w:rsidRDefault="00413E2E">
      <w:pPr>
        <w:pStyle w:val="af"/>
        <w:jc w:val="center"/>
        <w:rPr>
          <w:ins w:id="355" w:author="עופר קלוו" w:date="2013-10-02T00:11:00Z"/>
        </w:rPr>
        <w:pPrChange w:id="356" w:author="עופר קלוו" w:date="2013-09-26T23:03:00Z">
          <w:pPr/>
        </w:pPrChange>
      </w:pPr>
      <w:ins w:id="357" w:author="עופר קלוו" w:date="2013-09-26T23:03:00Z">
        <w:r>
          <w:t xml:space="preserve">Figure </w:t>
        </w:r>
        <w:r>
          <w:fldChar w:fldCharType="begin"/>
        </w:r>
        <w:r>
          <w:instrText xml:space="preserve"> SEQ Figure \* ARABIC </w:instrText>
        </w:r>
      </w:ins>
      <w:r>
        <w:fldChar w:fldCharType="separate"/>
      </w:r>
      <w:ins w:id="358" w:author="עופר קלוו" w:date="2013-09-27T00:11:00Z">
        <w:r>
          <w:rPr>
            <w:noProof/>
          </w:rPr>
          <w:t>3</w:t>
        </w:r>
      </w:ins>
      <w:ins w:id="359" w:author="עופר קלוו" w:date="2013-09-26T23:03:00Z">
        <w:r>
          <w:fldChar w:fldCharType="end"/>
        </w:r>
        <w:r>
          <w:t xml:space="preserve"> - The properties view tool bar</w:t>
        </w:r>
      </w:ins>
    </w:p>
    <w:tbl>
      <w:tblPr>
        <w:tblStyle w:val="-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526"/>
        <w:gridCol w:w="9038"/>
        <w:tblGridChange w:id="360">
          <w:tblGrid>
            <w:gridCol w:w="1526"/>
            <w:gridCol w:w="9038"/>
          </w:tblGrid>
        </w:tblGridChange>
      </w:tblGrid>
      <w:tr w:rsidR="009069B8" w:rsidTr="009069B8">
        <w:trPr>
          <w:cnfStyle w:val="100000000000" w:firstRow="1" w:lastRow="0" w:firstColumn="0" w:lastColumn="0" w:oddVBand="0" w:evenVBand="0" w:oddHBand="0" w:evenHBand="0" w:firstRowFirstColumn="0" w:firstRowLastColumn="0" w:lastRowFirstColumn="0" w:lastRowLastColumn="0"/>
          <w:ins w:id="361" w:author="עופר קלוו" w:date="2013-10-02T00:11:00Z"/>
        </w:trPr>
        <w:tc>
          <w:tcPr>
            <w:tcW w:w="1526" w:type="dxa"/>
          </w:tcPr>
          <w:p w:rsidR="009069B8" w:rsidRDefault="009069B8" w:rsidP="009069B8">
            <w:pPr>
              <w:jc w:val="center"/>
              <w:rPr>
                <w:ins w:id="362" w:author="עופר קלוו" w:date="2013-10-02T00:11:00Z"/>
              </w:rPr>
            </w:pPr>
            <w:ins w:id="363" w:author="עופר קלוו" w:date="2013-10-02T00:11:00Z">
              <w:r>
                <w:t>Icon</w:t>
              </w:r>
            </w:ins>
          </w:p>
        </w:tc>
        <w:tc>
          <w:tcPr>
            <w:tcW w:w="9038" w:type="dxa"/>
          </w:tcPr>
          <w:p w:rsidR="009069B8" w:rsidRDefault="009069B8" w:rsidP="009069B8">
            <w:pPr>
              <w:jc w:val="center"/>
              <w:rPr>
                <w:ins w:id="364" w:author="עופר קלוו" w:date="2013-10-02T00:11:00Z"/>
              </w:rPr>
            </w:pPr>
            <w:ins w:id="365" w:author="עופר קלוו" w:date="2013-10-02T00:11:00Z">
              <w:r>
                <w:t>Role</w:t>
              </w:r>
            </w:ins>
          </w:p>
        </w:tc>
      </w:tr>
      <w:tr w:rsidR="009069B8" w:rsidTr="009069B8">
        <w:trPr>
          <w:cnfStyle w:val="000000100000" w:firstRow="0" w:lastRow="0" w:firstColumn="0" w:lastColumn="0" w:oddVBand="0" w:evenVBand="0" w:oddHBand="1" w:evenHBand="0" w:firstRowFirstColumn="0" w:firstRowLastColumn="0" w:lastRowFirstColumn="0" w:lastRowLastColumn="0"/>
          <w:ins w:id="366" w:author="עופר קלוו" w:date="2013-10-02T00:11:00Z"/>
        </w:trPr>
        <w:tc>
          <w:tcPr>
            <w:tcW w:w="1526" w:type="dxa"/>
            <w:tcBorders>
              <w:top w:val="none" w:sz="0" w:space="0" w:color="auto"/>
              <w:left w:val="none" w:sz="0" w:space="0" w:color="auto"/>
              <w:bottom w:val="none" w:sz="0" w:space="0" w:color="auto"/>
            </w:tcBorders>
            <w:vAlign w:val="center"/>
          </w:tcPr>
          <w:p w:rsidR="009069B8" w:rsidRDefault="009069B8" w:rsidP="009069B8">
            <w:pPr>
              <w:jc w:val="center"/>
              <w:rPr>
                <w:ins w:id="367" w:author="עופר קלוו" w:date="2013-10-02T00:11:00Z"/>
              </w:rPr>
            </w:pPr>
            <w:ins w:id="368" w:author="עופר קלוו" w:date="2013-10-02T00:11:00Z">
              <w:r>
                <w:rPr>
                  <w:noProof/>
                </w:rPr>
                <w:drawing>
                  <wp:inline distT="0" distB="0" distL="0" distR="0" wp14:anchorId="11952D53" wp14:editId="22F87224">
                    <wp:extent cx="155575" cy="155575"/>
                    <wp:effectExtent l="0" t="0" r="0" b="0"/>
                    <wp:docPr id="18" name="תמונה 18" descr="C:\Users\OC\Pictures\paint_net\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C\Pictures\paint_net\refre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ins>
          </w:p>
        </w:tc>
        <w:tc>
          <w:tcPr>
            <w:tcW w:w="9038" w:type="dxa"/>
            <w:tcBorders>
              <w:top w:val="none" w:sz="0" w:space="0" w:color="auto"/>
              <w:bottom w:val="none" w:sz="0" w:space="0" w:color="auto"/>
              <w:right w:val="none" w:sz="0" w:space="0" w:color="auto"/>
            </w:tcBorders>
            <w:vAlign w:val="center"/>
          </w:tcPr>
          <w:p w:rsidR="00867ECD" w:rsidRDefault="009069B8" w:rsidP="00867ECD">
            <w:pPr>
              <w:rPr>
                <w:ins w:id="369" w:author="עופר קלוו" w:date="2013-10-02T22:44:00Z"/>
              </w:rPr>
              <w:pPrChange w:id="370" w:author="עופר קלוו" w:date="2013-10-02T22:44:00Z">
                <w:pPr/>
              </w:pPrChange>
            </w:pPr>
            <w:ins w:id="371" w:author="עופר קלוו" w:date="2013-10-02T00:11:00Z">
              <w:r>
                <w:t>Refresh manually the properties tree (for instance, after manual editing the element in the INK textual editor).</w:t>
              </w:r>
            </w:ins>
          </w:p>
          <w:p w:rsidR="009069B8" w:rsidRDefault="009069B8" w:rsidP="00867ECD">
            <w:pPr>
              <w:rPr>
                <w:ins w:id="372" w:author="עופר קלוו" w:date="2013-10-02T00:11:00Z"/>
              </w:rPr>
              <w:pPrChange w:id="373" w:author="עופר קלוו" w:date="2013-10-02T22:44:00Z">
                <w:pPr/>
              </w:pPrChange>
            </w:pPr>
            <w:ins w:id="374" w:author="עופר קלוו" w:date="2013-10-02T00:11:00Z">
              <w:r>
                <w:t>Should be implement by a push-button.</w:t>
              </w:r>
            </w:ins>
          </w:p>
        </w:tc>
      </w:tr>
      <w:tr w:rsidR="009069B8" w:rsidTr="009069B8">
        <w:trPr>
          <w:ins w:id="375" w:author="עופר קלוו" w:date="2013-10-02T00:11:00Z"/>
        </w:trPr>
        <w:tc>
          <w:tcPr>
            <w:tcW w:w="1526" w:type="dxa"/>
            <w:vAlign w:val="center"/>
          </w:tcPr>
          <w:p w:rsidR="009069B8" w:rsidRDefault="009069B8" w:rsidP="009069B8">
            <w:pPr>
              <w:jc w:val="center"/>
              <w:rPr>
                <w:ins w:id="376" w:author="עופר קלוו" w:date="2013-10-02T00:11:00Z"/>
              </w:rPr>
            </w:pPr>
            <w:ins w:id="377" w:author="עופר קלוו" w:date="2013-10-02T00:11:00Z">
              <w:r>
                <w:rPr>
                  <w:noProof/>
                </w:rPr>
                <w:drawing>
                  <wp:inline distT="0" distB="0" distL="0" distR="0" wp14:anchorId="303F9044" wp14:editId="118E5B98">
                    <wp:extent cx="155575" cy="155575"/>
                    <wp:effectExtent l="0" t="0" r="0" b="0"/>
                    <wp:docPr id="43" name="תמונה 43" descr="C:\Users\OC\Pictures\paint_net\run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C\Pictures\paint_net\runm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ins>
          </w:p>
        </w:tc>
        <w:tc>
          <w:tcPr>
            <w:tcW w:w="9038" w:type="dxa"/>
            <w:vAlign w:val="center"/>
          </w:tcPr>
          <w:p w:rsidR="0071052E" w:rsidRDefault="009069B8" w:rsidP="0071052E">
            <w:pPr>
              <w:keepNext/>
              <w:rPr>
                <w:ins w:id="378" w:author="עופר קלוו" w:date="2013-10-02T22:43:00Z"/>
              </w:rPr>
              <w:pPrChange w:id="379" w:author="עופר קלוו" w:date="2013-10-02T22:43:00Z">
                <w:pPr>
                  <w:keepNext/>
                </w:pPr>
              </w:pPrChange>
            </w:pPr>
            <w:ins w:id="380" w:author="עופר קלוו" w:date="2013-10-02T00:11:00Z">
              <w:r>
                <w:t xml:space="preserve">Opens the INK file, which contains the </w:t>
              </w:r>
            </w:ins>
            <w:ins w:id="381" w:author="עופר קלוו" w:date="2013-10-02T22:42:00Z">
              <w:r w:rsidR="0071052E">
                <w:t xml:space="preserve">selected </w:t>
              </w:r>
            </w:ins>
            <w:ins w:id="382" w:author="עופר קלוו" w:date="2013-10-02T00:11:00Z">
              <w:r>
                <w:t>element</w:t>
              </w:r>
              <w:r w:rsidDel="002629CF">
                <w:t>.</w:t>
              </w:r>
            </w:ins>
          </w:p>
          <w:p w:rsidR="009069B8" w:rsidRDefault="009069B8" w:rsidP="0071052E">
            <w:pPr>
              <w:keepNext/>
              <w:rPr>
                <w:ins w:id="383" w:author="עופר קלוו" w:date="2013-10-02T00:11:00Z"/>
              </w:rPr>
              <w:pPrChange w:id="384" w:author="עופר קלוו" w:date="2013-10-02T22:43:00Z">
                <w:pPr>
                  <w:keepNext/>
                </w:pPr>
              </w:pPrChange>
            </w:pPr>
            <w:ins w:id="385" w:author="עופר קלוו" w:date="2013-10-02T00:11:00Z">
              <w:r>
                <w:t>Should be implement by a push-button.</w:t>
              </w:r>
            </w:ins>
          </w:p>
        </w:tc>
      </w:tr>
      <w:tr w:rsidR="00DB69F0" w:rsidTr="00DB69F0">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ExChange w:id="386" w:author="עופר קלוו" w:date="2013-10-02T01:12: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Ex>
          </w:tblPrExChange>
        </w:tblPrEx>
        <w:trPr>
          <w:cnfStyle w:val="000000100000" w:firstRow="0" w:lastRow="0" w:firstColumn="0" w:lastColumn="0" w:oddVBand="0" w:evenVBand="0" w:oddHBand="1" w:evenHBand="0" w:firstRowFirstColumn="0" w:firstRowLastColumn="0" w:lastRowFirstColumn="0" w:lastRowLastColumn="0"/>
          <w:ins w:id="387" w:author="עופר קלוו" w:date="2013-10-02T01:12:00Z"/>
        </w:trPr>
        <w:tc>
          <w:tcPr>
            <w:tcW w:w="1526" w:type="dxa"/>
            <w:tcBorders>
              <w:top w:val="none" w:sz="0" w:space="0" w:color="auto"/>
              <w:left w:val="none" w:sz="0" w:space="0" w:color="auto"/>
              <w:bottom w:val="none" w:sz="0" w:space="0" w:color="auto"/>
            </w:tcBorders>
            <w:vAlign w:val="center"/>
            <w:tcPrChange w:id="388" w:author="עופר קלוו" w:date="2013-10-02T01:12:00Z">
              <w:tcPr>
                <w:tcW w:w="1526" w:type="dxa"/>
                <w:vAlign w:val="center"/>
              </w:tcPr>
            </w:tcPrChange>
          </w:tcPr>
          <w:p w:rsidR="00DB69F0" w:rsidRDefault="00DB69F0" w:rsidP="009069B8">
            <w:pPr>
              <w:jc w:val="center"/>
              <w:cnfStyle w:val="000000100000" w:firstRow="0" w:lastRow="0" w:firstColumn="0" w:lastColumn="0" w:oddVBand="0" w:evenVBand="0" w:oddHBand="1" w:evenHBand="0" w:firstRowFirstColumn="0" w:firstRowLastColumn="0" w:lastRowFirstColumn="0" w:lastRowLastColumn="0"/>
              <w:rPr>
                <w:ins w:id="389" w:author="עופר קלוו" w:date="2013-10-02T01:12:00Z"/>
                <w:noProof/>
              </w:rPr>
            </w:pPr>
            <w:ins w:id="390" w:author="עופר קלוו" w:date="2013-10-02T01:12:00Z">
              <w:r>
                <w:rPr>
                  <w:noProof/>
                </w:rPr>
                <w:drawing>
                  <wp:inline distT="0" distB="0" distL="0" distR="0" wp14:anchorId="1D5C965C" wp14:editId="04010D7C">
                    <wp:extent cx="155575" cy="155575"/>
                    <wp:effectExtent l="0" t="0" r="0" b="0"/>
                    <wp:docPr id="16" name="תמונה 16" descr="C:\Users\OC\Pictures\paint_net\sav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C\Pictures\paint_net\save_ic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ins>
          </w:p>
        </w:tc>
        <w:tc>
          <w:tcPr>
            <w:tcW w:w="9038" w:type="dxa"/>
            <w:tcBorders>
              <w:top w:val="none" w:sz="0" w:space="0" w:color="auto"/>
              <w:bottom w:val="none" w:sz="0" w:space="0" w:color="auto"/>
              <w:right w:val="none" w:sz="0" w:space="0" w:color="auto"/>
            </w:tcBorders>
            <w:vAlign w:val="center"/>
            <w:tcPrChange w:id="391" w:author="עופר קלוו" w:date="2013-10-02T01:12:00Z">
              <w:tcPr>
                <w:tcW w:w="9038" w:type="dxa"/>
                <w:vAlign w:val="center"/>
              </w:tcPr>
            </w:tcPrChange>
          </w:tcPr>
          <w:p w:rsidR="00867ECD" w:rsidRDefault="00DB69F0" w:rsidP="00867ECD">
            <w:pPr>
              <w:cnfStyle w:val="000000100000" w:firstRow="0" w:lastRow="0" w:firstColumn="0" w:lastColumn="0" w:oddVBand="0" w:evenVBand="0" w:oddHBand="1" w:evenHBand="0" w:firstRowFirstColumn="0" w:firstRowLastColumn="0" w:lastRowFirstColumn="0" w:lastRowLastColumn="0"/>
              <w:rPr>
                <w:ins w:id="392" w:author="עופר קלוו" w:date="2013-10-02T22:44:00Z"/>
              </w:rPr>
              <w:pPrChange w:id="393" w:author="עופר קלוו" w:date="2013-10-02T22:44:00Z">
                <w:pPr>
                  <w:cnfStyle w:val="000000100000" w:firstRow="0" w:lastRow="0" w:firstColumn="0" w:lastColumn="0" w:oddVBand="0" w:evenVBand="0" w:oddHBand="1" w:evenHBand="0" w:firstRowFirstColumn="0" w:firstRowLastColumn="0" w:lastRowFirstColumn="0" w:lastRowLastColumn="0"/>
                </w:pPr>
              </w:pPrChange>
            </w:pPr>
            <w:ins w:id="394" w:author="עופר קלוו" w:date="2013-10-02T01:12:00Z">
              <w:r>
                <w:t>Save</w:t>
              </w:r>
            </w:ins>
            <w:ins w:id="395" w:author="עופר קלוו" w:date="2013-10-02T01:13:00Z">
              <w:r>
                <w:t xml:space="preserve"> changed cell data to the</w:t>
              </w:r>
            </w:ins>
            <w:ins w:id="396" w:author="עופר קלוו" w:date="2013-10-02T01:15:00Z">
              <w:r>
                <w:t xml:space="preserve"> data mode of the INK add-in</w:t>
              </w:r>
            </w:ins>
            <w:ins w:id="397" w:author="עופר קלוו" w:date="2013-10-02T22:30:00Z">
              <w:r w:rsidR="002B274D">
                <w:t xml:space="preserve"> </w:t>
              </w:r>
            </w:ins>
            <w:ins w:id="398" w:author="עופר קלוו" w:date="2013-10-02T01:15:00Z">
              <w:r>
                <w:t>(</w:t>
              </w:r>
            </w:ins>
            <w:ins w:id="399" w:author="עופר קלוו" w:date="2013-10-02T22:30:00Z">
              <w:r w:rsidR="002B274D">
                <w:t xml:space="preserve">action will </w:t>
              </w:r>
            </w:ins>
            <w:ins w:id="400" w:author="עופר קלוו" w:date="2013-10-02T22:31:00Z">
              <w:r w:rsidR="002B274D">
                <w:t>n</w:t>
              </w:r>
            </w:ins>
            <w:ins w:id="401" w:author="עופר קלוו" w:date="2013-10-02T22:30:00Z">
              <w:r w:rsidR="002B274D">
                <w:t>ot</w:t>
              </w:r>
            </w:ins>
            <w:ins w:id="402" w:author="עופר קלוו" w:date="2013-10-02T01:15:00Z">
              <w:r>
                <w:t xml:space="preserve"> includ</w:t>
              </w:r>
            </w:ins>
            <w:ins w:id="403" w:author="עופר קלוו" w:date="2013-10-02T22:31:00Z">
              <w:r w:rsidR="002B274D">
                <w:t>e</w:t>
              </w:r>
            </w:ins>
            <w:ins w:id="404" w:author="עופר קלוו" w:date="2013-10-02T22:43:00Z">
              <w:r w:rsidR="00867ECD">
                <w:t xml:space="preserve"> changes to the</w:t>
              </w:r>
            </w:ins>
            <w:ins w:id="405" w:author="עופר קלוו" w:date="2013-10-02T01:15:00Z">
              <w:r>
                <w:t xml:space="preserve"> language base INK elements</w:t>
              </w:r>
            </w:ins>
            <w:ins w:id="406" w:author="עופר קלוו" w:date="2013-10-02T01:16:00Z">
              <w:r>
                <w:t>)</w:t>
              </w:r>
              <w:r w:rsidR="00BF6610">
                <w:t>.</w:t>
              </w:r>
            </w:ins>
          </w:p>
          <w:p w:rsidR="00DB69F0" w:rsidRDefault="00BF6610" w:rsidP="00867ECD">
            <w:pPr>
              <w:cnfStyle w:val="000000100000" w:firstRow="0" w:lastRow="0" w:firstColumn="0" w:lastColumn="0" w:oddVBand="0" w:evenVBand="0" w:oddHBand="1" w:evenHBand="0" w:firstRowFirstColumn="0" w:firstRowLastColumn="0" w:lastRowFirstColumn="0" w:lastRowLastColumn="0"/>
              <w:rPr>
                <w:ins w:id="407" w:author="עופר קלוו" w:date="2013-10-02T01:12:00Z"/>
              </w:rPr>
              <w:pPrChange w:id="408" w:author="עופר קלוו" w:date="2013-10-02T22:44:00Z">
                <w:pPr>
                  <w:cnfStyle w:val="000000100000" w:firstRow="0" w:lastRow="0" w:firstColumn="0" w:lastColumn="0" w:oddVBand="0" w:evenVBand="0" w:oddHBand="1" w:evenHBand="0" w:firstRowFirstColumn="0" w:firstRowLastColumn="0" w:lastRowFirstColumn="0" w:lastRowLastColumn="0"/>
                </w:pPr>
              </w:pPrChange>
            </w:pPr>
            <w:ins w:id="409" w:author="עופר קלוו" w:date="2013-10-02T01:16:00Z">
              <w:r>
                <w:t>Should be implement by a push-button.</w:t>
              </w:r>
            </w:ins>
          </w:p>
        </w:tc>
      </w:tr>
      <w:tr w:rsidR="009069B8" w:rsidTr="009069B8">
        <w:trPr>
          <w:ins w:id="410" w:author="עופר קלוו" w:date="2013-10-02T00:11:00Z"/>
        </w:trPr>
        <w:tc>
          <w:tcPr>
            <w:tcW w:w="1526" w:type="dxa"/>
            <w:vAlign w:val="center"/>
          </w:tcPr>
          <w:p w:rsidR="009069B8" w:rsidRDefault="009069B8" w:rsidP="009069B8">
            <w:pPr>
              <w:jc w:val="center"/>
              <w:rPr>
                <w:ins w:id="411" w:author="עופר קלוו" w:date="2013-10-02T00:11:00Z"/>
              </w:rPr>
            </w:pPr>
            <w:ins w:id="412" w:author="עופר קלוו" w:date="2013-10-02T00:11:00Z">
              <w:r>
                <w:rPr>
                  <w:noProof/>
                </w:rPr>
                <w:drawing>
                  <wp:inline distT="0" distB="0" distL="0" distR="0" wp14:anchorId="376EFB28" wp14:editId="37A5EE58">
                    <wp:extent cx="155575" cy="155575"/>
                    <wp:effectExtent l="0" t="0" r="0" b="0"/>
                    <wp:docPr id="19" name="תמונה 19" descr="C:\Users\OC\Pictures\paint_net\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C\Pictures\paint_net\expan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ins>
          </w:p>
        </w:tc>
        <w:tc>
          <w:tcPr>
            <w:tcW w:w="9038" w:type="dxa"/>
            <w:vAlign w:val="center"/>
          </w:tcPr>
          <w:p w:rsidR="009069B8" w:rsidRDefault="009069B8" w:rsidP="009069B8">
            <w:pPr>
              <w:rPr>
                <w:ins w:id="413" w:author="עופר קלוו" w:date="2013-10-02T00:11:00Z"/>
              </w:rPr>
            </w:pPr>
            <w:ins w:id="414" w:author="עופר קלוו" w:date="2013-10-02T00:11:00Z">
              <w:r>
                <w:t>Expand all properties (open) rows in the properties tree.</w:t>
              </w:r>
            </w:ins>
          </w:p>
          <w:p w:rsidR="009069B8" w:rsidRDefault="009069B8" w:rsidP="009069B8">
            <w:pPr>
              <w:rPr>
                <w:ins w:id="415" w:author="עופר קלוו" w:date="2013-10-02T00:11:00Z"/>
              </w:rPr>
            </w:pPr>
            <w:ins w:id="416" w:author="עופר קלוו" w:date="2013-10-02T00:11:00Z">
              <w:r>
                <w:t>Should be implement by a push-button.</w:t>
              </w:r>
            </w:ins>
          </w:p>
        </w:tc>
      </w:tr>
      <w:tr w:rsidR="009069B8" w:rsidTr="00DB69F0">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ExChange w:id="417" w:author="עופר קלוו" w:date="2013-10-02T01:12: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Ex>
          </w:tblPrExChange>
        </w:tblPrEx>
        <w:trPr>
          <w:cnfStyle w:val="000000100000" w:firstRow="0" w:lastRow="0" w:firstColumn="0" w:lastColumn="0" w:oddVBand="0" w:evenVBand="0" w:oddHBand="1" w:evenHBand="0" w:firstRowFirstColumn="0" w:firstRowLastColumn="0" w:lastRowFirstColumn="0" w:lastRowLastColumn="0"/>
          <w:ins w:id="418" w:author="עופר קלוו" w:date="2013-10-02T00:11:00Z"/>
        </w:trPr>
        <w:tc>
          <w:tcPr>
            <w:tcW w:w="1526" w:type="dxa"/>
            <w:tcBorders>
              <w:top w:val="none" w:sz="0" w:space="0" w:color="auto"/>
              <w:left w:val="none" w:sz="0" w:space="0" w:color="auto"/>
              <w:bottom w:val="none" w:sz="0" w:space="0" w:color="auto"/>
            </w:tcBorders>
            <w:vAlign w:val="center"/>
            <w:tcPrChange w:id="419" w:author="עופר קלוו" w:date="2013-10-02T01:12:00Z">
              <w:tcPr>
                <w:tcW w:w="1526" w:type="dxa"/>
                <w:vAlign w:val="center"/>
              </w:tcPr>
            </w:tcPrChange>
          </w:tcPr>
          <w:p w:rsidR="009069B8" w:rsidRDefault="009069B8" w:rsidP="009069B8">
            <w:pPr>
              <w:jc w:val="center"/>
              <w:cnfStyle w:val="000000100000" w:firstRow="0" w:lastRow="0" w:firstColumn="0" w:lastColumn="0" w:oddVBand="0" w:evenVBand="0" w:oddHBand="1" w:evenHBand="0" w:firstRowFirstColumn="0" w:firstRowLastColumn="0" w:lastRowFirstColumn="0" w:lastRowLastColumn="0"/>
              <w:rPr>
                <w:ins w:id="420" w:author="עופר קלוו" w:date="2013-10-02T00:11:00Z"/>
              </w:rPr>
            </w:pPr>
            <w:ins w:id="421" w:author="עופר קלוו" w:date="2013-10-02T00:11:00Z">
              <w:r>
                <w:rPr>
                  <w:noProof/>
                </w:rPr>
                <w:drawing>
                  <wp:inline distT="0" distB="0" distL="0" distR="0" wp14:anchorId="73B58460" wp14:editId="15A451FC">
                    <wp:extent cx="155575" cy="155575"/>
                    <wp:effectExtent l="0" t="0" r="0" b="0"/>
                    <wp:docPr id="20" name="תמונה 20" descr="C:\Users\OC\Pictures\paint_net\coll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C\Pictures\paint_net\collap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ins>
          </w:p>
        </w:tc>
        <w:tc>
          <w:tcPr>
            <w:tcW w:w="9038" w:type="dxa"/>
            <w:tcBorders>
              <w:top w:val="none" w:sz="0" w:space="0" w:color="auto"/>
              <w:bottom w:val="none" w:sz="0" w:space="0" w:color="auto"/>
              <w:right w:val="none" w:sz="0" w:space="0" w:color="auto"/>
            </w:tcBorders>
            <w:vAlign w:val="center"/>
            <w:tcPrChange w:id="422" w:author="עופר קלוו" w:date="2013-10-02T01:12:00Z">
              <w:tcPr>
                <w:tcW w:w="9038" w:type="dxa"/>
                <w:vAlign w:val="center"/>
              </w:tcPr>
            </w:tcPrChange>
          </w:tcPr>
          <w:p w:rsidR="009069B8" w:rsidRDefault="009069B8" w:rsidP="009069B8">
            <w:pPr>
              <w:keepNext/>
              <w:cnfStyle w:val="000000100000" w:firstRow="0" w:lastRow="0" w:firstColumn="0" w:lastColumn="0" w:oddVBand="0" w:evenVBand="0" w:oddHBand="1" w:evenHBand="0" w:firstRowFirstColumn="0" w:firstRowLastColumn="0" w:lastRowFirstColumn="0" w:lastRowLastColumn="0"/>
              <w:rPr>
                <w:ins w:id="423" w:author="עופר קלוו" w:date="2013-10-02T00:11:00Z"/>
              </w:rPr>
            </w:pPr>
            <w:ins w:id="424" w:author="עופר קלוו" w:date="2013-10-02T00:11:00Z">
              <w:r>
                <w:t>Collapse all properties (close) rows in the properties tree.</w:t>
              </w:r>
            </w:ins>
          </w:p>
          <w:p w:rsidR="009069B8" w:rsidRDefault="009069B8" w:rsidP="009069B8">
            <w:pPr>
              <w:keepNext/>
              <w:cnfStyle w:val="000000100000" w:firstRow="0" w:lastRow="0" w:firstColumn="0" w:lastColumn="0" w:oddVBand="0" w:evenVBand="0" w:oddHBand="1" w:evenHBand="0" w:firstRowFirstColumn="0" w:firstRowLastColumn="0" w:lastRowFirstColumn="0" w:lastRowLastColumn="0"/>
              <w:rPr>
                <w:ins w:id="425" w:author="עופר קלוו" w:date="2013-10-02T00:11:00Z"/>
              </w:rPr>
            </w:pPr>
            <w:ins w:id="426" w:author="עופר קלוו" w:date="2013-10-02T00:11:00Z">
              <w:r>
                <w:t>Should be implement by a push-button.</w:t>
              </w:r>
            </w:ins>
          </w:p>
        </w:tc>
      </w:tr>
      <w:tr w:rsidR="009069B8" w:rsidTr="009069B8">
        <w:trPr>
          <w:ins w:id="427" w:author="עופר קלוו" w:date="2013-10-02T00:11:00Z"/>
        </w:trPr>
        <w:tc>
          <w:tcPr>
            <w:tcW w:w="1526" w:type="dxa"/>
            <w:vAlign w:val="center"/>
          </w:tcPr>
          <w:p w:rsidR="009069B8" w:rsidRDefault="009069B8" w:rsidP="009069B8">
            <w:pPr>
              <w:jc w:val="center"/>
              <w:rPr>
                <w:ins w:id="428" w:author="עופר קלוו" w:date="2013-10-02T00:11:00Z"/>
              </w:rPr>
            </w:pPr>
            <w:ins w:id="429" w:author="עופר קלוו" w:date="2013-10-02T00:11:00Z">
              <w:r>
                <w:rPr>
                  <w:noProof/>
                </w:rPr>
                <w:drawing>
                  <wp:inline distT="0" distB="0" distL="0" distR="0" wp14:anchorId="5BE9F4CE" wp14:editId="39616EE2">
                    <wp:extent cx="155575" cy="155575"/>
                    <wp:effectExtent l="0" t="0" r="0" b="0"/>
                    <wp:docPr id="21" name="תמונה 21" descr="C:\Users\OC\Pictures\paint_net\clam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C\Pictures\paint_net\clamp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ins>
          </w:p>
        </w:tc>
        <w:tc>
          <w:tcPr>
            <w:tcW w:w="9038" w:type="dxa"/>
            <w:vAlign w:val="center"/>
          </w:tcPr>
          <w:p w:rsidR="009069B8" w:rsidRDefault="009069B8" w:rsidP="00780E5B">
            <w:pPr>
              <w:keepNext/>
              <w:rPr>
                <w:ins w:id="430" w:author="עופר קלוו" w:date="2013-10-02T00:11:00Z"/>
              </w:rPr>
              <w:pPrChange w:id="431" w:author="עופר קלוו" w:date="2013-10-02T22:34:00Z">
                <w:pPr>
                  <w:keepNext/>
                </w:pPr>
              </w:pPrChange>
            </w:pPr>
            <w:ins w:id="432" w:author="עופר קלוו" w:date="2013-10-02T00:11:00Z">
              <w:r>
                <w:t>Show/Hide empty variables rows of the selected element</w:t>
              </w:r>
            </w:ins>
            <w:ins w:id="433" w:author="עופר קלוו" w:date="2013-10-02T22:32:00Z">
              <w:r w:rsidR="00780E5B">
                <w:t xml:space="preserve"> column</w:t>
              </w:r>
            </w:ins>
            <w:ins w:id="434" w:author="עופר קלוו" w:date="2013-10-02T00:11:00Z">
              <w:r>
                <w:t xml:space="preserve"> </w:t>
              </w:r>
            </w:ins>
            <w:ins w:id="435" w:author="עופר קלוו" w:date="2013-10-02T22:32:00Z">
              <w:r w:rsidR="00780E5B">
                <w:t>(</w:t>
              </w:r>
            </w:ins>
            <w:ins w:id="436" w:author="עופר קלוו" w:date="2013-10-02T22:34:00Z">
              <w:r w:rsidR="00780E5B">
                <w:t>i</w:t>
              </w:r>
            </w:ins>
            <w:ins w:id="437" w:author="עופר קלוו" w:date="2013-10-02T22:33:00Z">
              <w:r w:rsidR="00780E5B">
                <w:t>.e</w:t>
              </w:r>
            </w:ins>
            <w:ins w:id="438" w:author="עופר קלוו" w:date="2013-10-02T22:32:00Z">
              <w:r w:rsidR="00780E5B">
                <w:t>. hide properties that the</w:t>
              </w:r>
            </w:ins>
            <w:ins w:id="439" w:author="עופר קלוו" w:date="2013-10-02T00:11:00Z">
              <w:r>
                <w:t xml:space="preserve"> selected element </w:t>
              </w:r>
            </w:ins>
            <w:ins w:id="440" w:author="עופר קלוו" w:date="2013-10-02T22:33:00Z">
              <w:r w:rsidR="00780E5B">
                <w:t xml:space="preserve">is </w:t>
              </w:r>
            </w:ins>
            <w:ins w:id="441" w:author="עופר קלוו" w:date="2013-10-02T00:11:00Z">
              <w:r>
                <w:t xml:space="preserve">not using </w:t>
              </w:r>
            </w:ins>
            <w:ins w:id="442" w:author="עופר קלוו" w:date="2013-10-02T22:33:00Z">
              <w:r w:rsidR="00780E5B">
                <w:t>at all)</w:t>
              </w:r>
            </w:ins>
            <w:ins w:id="443" w:author="עופר קלוו" w:date="2013-10-02T00:11:00Z">
              <w:r>
                <w:t>.</w:t>
              </w:r>
            </w:ins>
            <w:ins w:id="444" w:author="עופר קלוו" w:date="2013-10-02T22:34:00Z">
              <w:r w:rsidR="00780E5B">
                <w:t xml:space="preserve"> This case is helpful for the declarative INK elements “Class” and “Meta Class”.</w:t>
              </w:r>
            </w:ins>
          </w:p>
          <w:p w:rsidR="009069B8" w:rsidRDefault="009069B8" w:rsidP="009069B8">
            <w:pPr>
              <w:keepNext/>
              <w:rPr>
                <w:ins w:id="445" w:author="עופר קלוו" w:date="2013-10-02T00:11:00Z"/>
              </w:rPr>
            </w:pPr>
            <w:ins w:id="446" w:author="עופר קלוו" w:date="2013-10-02T00:11:00Z">
              <w:r>
                <w:t>This function use should be to reduce the “</w:t>
              </w:r>
              <w:r w:rsidRPr="002629CF">
                <w:t>Information overload</w:t>
              </w:r>
              <w:r>
                <w:t>” effect when the properties tree is large with none used properties by the selected elements for inspection.</w:t>
              </w:r>
            </w:ins>
          </w:p>
          <w:p w:rsidR="009069B8" w:rsidRDefault="009069B8" w:rsidP="009069B8">
            <w:pPr>
              <w:keepNext/>
              <w:rPr>
                <w:ins w:id="447" w:author="עופר קלוו" w:date="2013-10-02T00:11:00Z"/>
              </w:rPr>
            </w:pPr>
            <w:ins w:id="448" w:author="עופר קלוו" w:date="2013-10-02T00:11:00Z">
              <w:r>
                <w:t>Should be implement by a 2 state check-button (On/Off).</w:t>
              </w:r>
            </w:ins>
          </w:p>
        </w:tc>
      </w:tr>
      <w:tr w:rsidR="009069B8" w:rsidTr="00DB69F0">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ExChange w:id="449" w:author="עופר קלוו" w:date="2013-10-02T01:12: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Ex>
          </w:tblPrExChange>
        </w:tblPrEx>
        <w:trPr>
          <w:cnfStyle w:val="000000100000" w:firstRow="0" w:lastRow="0" w:firstColumn="0" w:lastColumn="0" w:oddVBand="0" w:evenVBand="0" w:oddHBand="1" w:evenHBand="0" w:firstRowFirstColumn="0" w:firstRowLastColumn="0" w:lastRowFirstColumn="0" w:lastRowLastColumn="0"/>
          <w:ins w:id="450" w:author="עופר קלוו" w:date="2013-10-02T00:11:00Z"/>
        </w:trPr>
        <w:tc>
          <w:tcPr>
            <w:tcW w:w="1526" w:type="dxa"/>
            <w:tcBorders>
              <w:top w:val="none" w:sz="0" w:space="0" w:color="auto"/>
              <w:left w:val="none" w:sz="0" w:space="0" w:color="auto"/>
              <w:bottom w:val="none" w:sz="0" w:space="0" w:color="auto"/>
            </w:tcBorders>
            <w:vAlign w:val="center"/>
            <w:tcPrChange w:id="451" w:author="עופר קלוו" w:date="2013-10-02T01:12:00Z">
              <w:tcPr>
                <w:tcW w:w="1526" w:type="dxa"/>
                <w:vAlign w:val="center"/>
              </w:tcPr>
            </w:tcPrChange>
          </w:tcPr>
          <w:p w:rsidR="009069B8" w:rsidRDefault="009069B8" w:rsidP="009069B8">
            <w:pPr>
              <w:jc w:val="center"/>
              <w:cnfStyle w:val="000000100000" w:firstRow="0" w:lastRow="0" w:firstColumn="0" w:lastColumn="0" w:oddVBand="0" w:evenVBand="0" w:oddHBand="1" w:evenHBand="0" w:firstRowFirstColumn="0" w:firstRowLastColumn="0" w:lastRowFirstColumn="0" w:lastRowLastColumn="0"/>
              <w:rPr>
                <w:ins w:id="452" w:author="עופר קלוו" w:date="2013-10-02T00:11:00Z"/>
                <w:noProof/>
              </w:rPr>
            </w:pPr>
            <w:ins w:id="453" w:author="עופר קלוו" w:date="2013-10-02T00:11:00Z">
              <w:r>
                <w:rPr>
                  <w:noProof/>
                </w:rPr>
                <w:drawing>
                  <wp:inline distT="0" distB="0" distL="0" distR="0" wp14:anchorId="69E7AB17" wp14:editId="779B8D22">
                    <wp:extent cx="155575" cy="155575"/>
                    <wp:effectExtent l="0" t="0" r="0" b="0"/>
                    <wp:docPr id="48" name="תמונה 48" descr="C:\Users\OC\Pictures\paint_net\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C\Pictures\paint_net\Layer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ins>
          </w:p>
        </w:tc>
        <w:tc>
          <w:tcPr>
            <w:tcW w:w="9038" w:type="dxa"/>
            <w:tcBorders>
              <w:top w:val="none" w:sz="0" w:space="0" w:color="auto"/>
              <w:bottom w:val="none" w:sz="0" w:space="0" w:color="auto"/>
              <w:right w:val="none" w:sz="0" w:space="0" w:color="auto"/>
            </w:tcBorders>
            <w:vAlign w:val="center"/>
            <w:tcPrChange w:id="454" w:author="עופר קלוו" w:date="2013-10-02T01:12:00Z">
              <w:tcPr>
                <w:tcW w:w="9038" w:type="dxa"/>
                <w:vAlign w:val="center"/>
              </w:tcPr>
            </w:tcPrChange>
          </w:tcPr>
          <w:p w:rsidR="009069B8" w:rsidRDefault="009069B8" w:rsidP="00780E5B">
            <w:pPr>
              <w:keepNext/>
              <w:cnfStyle w:val="000000100000" w:firstRow="0" w:lastRow="0" w:firstColumn="0" w:lastColumn="0" w:oddVBand="0" w:evenVBand="0" w:oddHBand="1" w:evenHBand="0" w:firstRowFirstColumn="0" w:firstRowLastColumn="0" w:lastRowFirstColumn="0" w:lastRowLastColumn="0"/>
              <w:rPr>
                <w:ins w:id="455" w:author="עופר קלוו" w:date="2013-10-02T00:11:00Z"/>
              </w:rPr>
              <w:pPrChange w:id="456" w:author="עופר קלוו" w:date="2013-10-02T22:35:00Z">
                <w:pPr>
                  <w:keepNext/>
                  <w:cnfStyle w:val="000000100000" w:firstRow="0" w:lastRow="0" w:firstColumn="0" w:lastColumn="0" w:oddVBand="0" w:evenVBand="0" w:oddHBand="1" w:evenHBand="0" w:firstRowFirstColumn="0" w:firstRowLastColumn="0" w:lastRowFirstColumn="0" w:lastRowLastColumn="0"/>
                </w:pPr>
              </w:pPrChange>
            </w:pPr>
            <w:ins w:id="457" w:author="עופר קלוו" w:date="2013-10-02T00:11:00Z">
              <w:r>
                <w:t xml:space="preserve">Show/Hide inherited variables rows </w:t>
              </w:r>
            </w:ins>
            <w:ins w:id="458" w:author="עופר קלוו" w:date="2013-10-02T22:35:00Z">
              <w:r w:rsidR="00780E5B">
                <w:t xml:space="preserve">in </w:t>
              </w:r>
            </w:ins>
            <w:ins w:id="459" w:author="עופר קלוו" w:date="2013-10-02T00:11:00Z">
              <w:r>
                <w:t>the selected element</w:t>
              </w:r>
            </w:ins>
            <w:ins w:id="460" w:author="עופר קלוו" w:date="2013-10-02T22:35:00Z">
              <w:r w:rsidR="00780E5B">
                <w:t xml:space="preserve"> column</w:t>
              </w:r>
            </w:ins>
            <w:ins w:id="461" w:author="עופר קלוו" w:date="2013-10-02T00:11:00Z">
              <w:r>
                <w:t>.</w:t>
              </w:r>
            </w:ins>
          </w:p>
          <w:p w:rsidR="009069B8" w:rsidRDefault="009069B8" w:rsidP="009069B8">
            <w:pPr>
              <w:keepNext/>
              <w:cnfStyle w:val="000000100000" w:firstRow="0" w:lastRow="0" w:firstColumn="0" w:lastColumn="0" w:oddVBand="0" w:evenVBand="0" w:oddHBand="1" w:evenHBand="0" w:firstRowFirstColumn="0" w:firstRowLastColumn="0" w:lastRowFirstColumn="0" w:lastRowLastColumn="0"/>
              <w:rPr>
                <w:ins w:id="462" w:author="עופר קלוו" w:date="2013-10-02T00:11:00Z"/>
              </w:rPr>
            </w:pPr>
            <w:ins w:id="463" w:author="עופר קלוו" w:date="2013-10-02T00:11:00Z">
              <w:r>
                <w:t>Should be implement by a 2 state check-button (On/Off).</w:t>
              </w:r>
            </w:ins>
          </w:p>
        </w:tc>
      </w:tr>
      <w:tr w:rsidR="009069B8" w:rsidTr="009069B8">
        <w:trPr>
          <w:ins w:id="464" w:author="עופר קלוו" w:date="2013-10-02T00:11:00Z"/>
        </w:trPr>
        <w:tc>
          <w:tcPr>
            <w:tcW w:w="1526" w:type="dxa"/>
            <w:vAlign w:val="center"/>
          </w:tcPr>
          <w:p w:rsidR="009069B8" w:rsidRDefault="009069B8" w:rsidP="009069B8">
            <w:pPr>
              <w:jc w:val="center"/>
              <w:rPr>
                <w:ins w:id="465" w:author="עופר קלוו" w:date="2013-10-02T00:11:00Z"/>
              </w:rPr>
            </w:pPr>
            <w:ins w:id="466" w:author="עופר קלוו" w:date="2013-10-02T00:11:00Z">
              <w:r>
                <w:rPr>
                  <w:noProof/>
                </w:rPr>
                <w:drawing>
                  <wp:inline distT="0" distB="0" distL="0" distR="0" wp14:anchorId="25825441" wp14:editId="13E701AE">
                    <wp:extent cx="155575" cy="155575"/>
                    <wp:effectExtent l="0" t="0" r="0" b="0"/>
                    <wp:docPr id="22" name="תמונה 22" descr="C:\Users\OC\Pictures\paint_ne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C\Pictures\paint_net\fil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ins>
          </w:p>
        </w:tc>
        <w:tc>
          <w:tcPr>
            <w:tcW w:w="9038" w:type="dxa"/>
            <w:vAlign w:val="center"/>
          </w:tcPr>
          <w:p w:rsidR="00867ECD" w:rsidRDefault="009069B8" w:rsidP="00867ECD">
            <w:pPr>
              <w:keepNext/>
              <w:rPr>
                <w:ins w:id="467" w:author="עופר קלוו" w:date="2013-10-02T22:49:00Z"/>
              </w:rPr>
              <w:pPrChange w:id="468" w:author="עופר קלוו" w:date="2013-10-02T22:49:00Z">
                <w:pPr>
                  <w:keepNext/>
                </w:pPr>
              </w:pPrChange>
            </w:pPr>
            <w:ins w:id="469" w:author="עופר קלוו" w:date="2013-10-02T00:11:00Z">
              <w:r>
                <w:t xml:space="preserve">Show/Hide The columns headers </w:t>
              </w:r>
            </w:ins>
            <w:ins w:id="470" w:author="עופר קלוו" w:date="2013-10-02T22:48:00Z">
              <w:r w:rsidR="00867ECD">
                <w:fldChar w:fldCharType="begin"/>
              </w:r>
              <w:r w:rsidR="00867ECD">
                <w:instrText xml:space="preserve"> HYPERLINK "http://docs.oracle.com/javase/6/docs/api/java/util/regex/Pattern.html" \l "sum" </w:instrText>
              </w:r>
              <w:r w:rsidR="00867ECD">
                <w:fldChar w:fldCharType="separate"/>
              </w:r>
              <w:r w:rsidR="00867ECD" w:rsidRPr="00AA798A">
                <w:rPr>
                  <w:rStyle w:val="Hyperlink"/>
                </w:rPr>
                <w:t>regular expression</w:t>
              </w:r>
              <w:r w:rsidR="00867ECD">
                <w:rPr>
                  <w:rStyle w:val="Hyperlink"/>
                </w:rPr>
                <w:fldChar w:fldCharType="end"/>
              </w:r>
              <w:r w:rsidR="00867ECD">
                <w:rPr>
                  <w:rStyle w:val="Hyperlink"/>
                </w:rPr>
                <w:t xml:space="preserve"> </w:t>
              </w:r>
            </w:ins>
            <w:ins w:id="471" w:author="עופר קלוו" w:date="2013-10-02T00:11:00Z">
              <w:r>
                <w:t>filter boxes</w:t>
              </w:r>
            </w:ins>
            <w:ins w:id="472" w:author="עופר קלוו" w:date="2013-10-02T22:48:00Z">
              <w:r w:rsidR="00867ECD">
                <w:t xml:space="preserve"> (</w:t>
              </w:r>
            </w:ins>
            <w:ins w:id="473" w:author="עופר קלוו" w:date="2013-10-02T22:49:00Z">
              <w:r w:rsidR="00867ECD">
                <w:t>“</w:t>
              </w:r>
            </w:ins>
            <w:ins w:id="474" w:author="עופר קלוו" w:date="2013-10-02T22:48:00Z">
              <w:r w:rsidR="00867ECD">
                <w:t>Regex</w:t>
              </w:r>
            </w:ins>
            <w:ins w:id="475" w:author="עופר קלוו" w:date="2013-10-02T22:49:00Z">
              <w:r w:rsidR="00867ECD">
                <w:t>”</w:t>
              </w:r>
            </w:ins>
            <w:ins w:id="476" w:author="עופר קלוו" w:date="2013-10-02T22:48:00Z">
              <w:r w:rsidR="00867ECD">
                <w:t>)</w:t>
              </w:r>
            </w:ins>
            <w:ins w:id="477" w:author="עופר קלוו" w:date="2013-10-02T00:11:00Z">
              <w:r>
                <w:t>.</w:t>
              </w:r>
            </w:ins>
          </w:p>
          <w:p w:rsidR="009069B8" w:rsidRDefault="009069B8" w:rsidP="00867ECD">
            <w:pPr>
              <w:keepNext/>
              <w:rPr>
                <w:ins w:id="478" w:author="עופר קלוו" w:date="2013-10-02T00:11:00Z"/>
              </w:rPr>
              <w:pPrChange w:id="479" w:author="עופר קלוו" w:date="2013-10-02T22:49:00Z">
                <w:pPr>
                  <w:keepNext/>
                </w:pPr>
              </w:pPrChange>
            </w:pPr>
            <w:ins w:id="480" w:author="עופר קלוו" w:date="2013-10-02T00:11:00Z">
              <w:r>
                <w:t xml:space="preserve">Each box should have a Regex string that together (using the logical </w:t>
              </w:r>
              <w:r w:rsidRPr="00867ECD">
                <w:rPr>
                  <w:b/>
                  <w:bCs/>
                  <w:i/>
                  <w:iCs/>
                  <w:rPrChange w:id="481" w:author="עופר קלוו" w:date="2013-10-02T22:49:00Z">
                    <w:rPr/>
                  </w:rPrChange>
                </w:rPr>
                <w:t>AND</w:t>
              </w:r>
              <w:r>
                <w:t xml:space="preserve"> operator) </w:t>
              </w:r>
            </w:ins>
            <w:ins w:id="482" w:author="עופר קלוו" w:date="2013-10-02T22:49:00Z">
              <w:r w:rsidR="00867ECD">
                <w:t xml:space="preserve">should </w:t>
              </w:r>
            </w:ins>
            <w:ins w:id="483" w:author="עופר קלוו" w:date="2013-10-02T00:11:00Z">
              <w:r>
                <w:t>define a combine</w:t>
              </w:r>
            </w:ins>
            <w:ins w:id="484" w:author="עופר קלוו" w:date="2013-10-02T22:49:00Z">
              <w:r w:rsidR="00867ECD">
                <w:t>d</w:t>
              </w:r>
            </w:ins>
            <w:ins w:id="485" w:author="עופר קלוו" w:date="2013-10-02T00:11:00Z">
              <w:r>
                <w:t xml:space="preserve"> filter to the properties </w:t>
              </w:r>
            </w:ins>
            <w:ins w:id="486" w:author="עופר קלוו" w:date="2013-10-02T22:49:00Z">
              <w:r w:rsidR="00867ECD">
                <w:t xml:space="preserve">grid </w:t>
              </w:r>
            </w:ins>
            <w:ins w:id="487" w:author="עופר קלוו" w:date="2013-10-02T00:11:00Z">
              <w:r>
                <w:t>view.</w:t>
              </w:r>
            </w:ins>
          </w:p>
          <w:p w:rsidR="009069B8" w:rsidRDefault="009069B8" w:rsidP="009069B8">
            <w:pPr>
              <w:keepNext/>
              <w:rPr>
                <w:ins w:id="488" w:author="עופר קלוו" w:date="2013-10-02T00:11:00Z"/>
              </w:rPr>
            </w:pPr>
            <w:ins w:id="489" w:author="עופר קלוו" w:date="2013-10-02T00:11:00Z">
              <w:r>
                <w:t>Hiding the filter boxes cancels the filtered view (show all rows).</w:t>
              </w:r>
            </w:ins>
          </w:p>
          <w:p w:rsidR="009069B8" w:rsidRDefault="009069B8" w:rsidP="00A639EB">
            <w:pPr>
              <w:keepNext/>
              <w:rPr>
                <w:ins w:id="490" w:author="עופר קלוו" w:date="2013-10-02T22:50:00Z"/>
              </w:rPr>
              <w:pPrChange w:id="491" w:author="עופר קלוו" w:date="2013-10-02T22:52:00Z">
                <w:pPr>
                  <w:keepNext/>
                </w:pPr>
              </w:pPrChange>
            </w:pPr>
            <w:ins w:id="492" w:author="עופר קלוו" w:date="2013-10-02T00:11:00Z">
              <w:r>
                <w:t>Showing the filter boxes resume last defined combine filter on the properties view</w:t>
              </w:r>
            </w:ins>
            <w:ins w:id="493" w:author="עופר קלוו" w:date="2013-10-02T22:51:00Z">
              <w:r w:rsidR="0006242B">
                <w:t xml:space="preserve"> (default Regex string should be: “</w:t>
              </w:r>
              <w:r w:rsidR="0006242B" w:rsidRPr="00A639EB">
                <w:rPr>
                  <w:b/>
                  <w:bCs/>
                  <w:rPrChange w:id="494" w:author="עופר קלוו" w:date="2013-10-02T22:52:00Z">
                    <w:rPr/>
                  </w:rPrChange>
                </w:rPr>
                <w:t>.*</w:t>
              </w:r>
              <w:r w:rsidR="0006242B">
                <w:t xml:space="preserve">” which means </w:t>
              </w:r>
            </w:ins>
            <w:ins w:id="495" w:author="עופר קלוו" w:date="2013-10-02T22:52:00Z">
              <w:r w:rsidR="00A639EB">
                <w:t xml:space="preserve">any character, </w:t>
              </w:r>
            </w:ins>
            <w:ins w:id="496" w:author="עופר קלוו" w:date="2013-10-02T22:51:00Z">
              <w:r w:rsidR="0006242B">
                <w:t xml:space="preserve">zero or more </w:t>
              </w:r>
            </w:ins>
            <w:ins w:id="497" w:author="עופר קלוו" w:date="2013-10-02T22:52:00Z">
              <w:r w:rsidR="00A639EB">
                <w:t>times)</w:t>
              </w:r>
            </w:ins>
            <w:ins w:id="498" w:author="עופר קלוו" w:date="2013-10-02T00:11:00Z">
              <w:r>
                <w:t>.</w:t>
              </w:r>
            </w:ins>
          </w:p>
          <w:p w:rsidR="0006242B" w:rsidRDefault="0006242B" w:rsidP="009069B8">
            <w:pPr>
              <w:keepNext/>
              <w:rPr>
                <w:ins w:id="499" w:author="עופר קלוו" w:date="2013-10-02T00:11:00Z"/>
              </w:rPr>
            </w:pPr>
            <w:ins w:id="500" w:author="עופר קלוו" w:date="2013-10-02T22:50:00Z">
              <w:r>
                <w:t xml:space="preserve">Removing the </w:t>
              </w:r>
              <w:r>
                <w:t>filter boxes</w:t>
              </w:r>
              <w:r>
                <w:t xml:space="preserve"> will also cancel last filtered display, to a normal not filtered grid.</w:t>
              </w:r>
            </w:ins>
          </w:p>
          <w:p w:rsidR="009069B8" w:rsidRDefault="009069B8" w:rsidP="009069B8">
            <w:pPr>
              <w:keepNext/>
              <w:rPr>
                <w:ins w:id="501" w:author="עופר קלוו" w:date="2013-10-02T00:11:00Z"/>
              </w:rPr>
            </w:pPr>
            <w:ins w:id="502" w:author="עופר קלוו" w:date="2013-10-02T00:11:00Z">
              <w:r>
                <w:t>Should be implement by a 2 state check-button (On/Off).</w:t>
              </w:r>
            </w:ins>
          </w:p>
        </w:tc>
      </w:tr>
    </w:tbl>
    <w:p w:rsidR="009069B8" w:rsidRPr="009069B8" w:rsidRDefault="009069B8" w:rsidP="009069B8">
      <w:pPr>
        <w:rPr>
          <w:ins w:id="503" w:author="עופר קלוו" w:date="2013-09-26T23:07:00Z"/>
          <w:rPrChange w:id="504" w:author="עופר קלוו" w:date="2013-10-02T00:11:00Z">
            <w:rPr>
              <w:ins w:id="505" w:author="עופר קלוו" w:date="2013-09-26T23:07:00Z"/>
            </w:rPr>
          </w:rPrChange>
        </w:rPr>
        <w:pPrChange w:id="506" w:author="עופר קלוו" w:date="2013-10-02T00:11:00Z">
          <w:pPr/>
        </w:pPrChange>
      </w:pPr>
    </w:p>
    <w:p w:rsidR="00413E2E" w:rsidRDefault="00413E2E">
      <w:pPr>
        <w:rPr>
          <w:ins w:id="507" w:author="עופר קלוו" w:date="2013-09-26T23:07:00Z"/>
        </w:rPr>
      </w:pPr>
      <w:ins w:id="508" w:author="עופר קלוו" w:date="2013-09-26T23:07:00Z">
        <w:r>
          <w:br w:type="page"/>
        </w:r>
      </w:ins>
    </w:p>
    <w:p w:rsidR="00AA798A" w:rsidRDefault="00AA798A" w:rsidP="00AA798A">
      <w:pPr>
        <w:pStyle w:val="4"/>
      </w:pPr>
      <w:r>
        <w:lastRenderedPageBreak/>
        <w:t xml:space="preserve">Display of Information </w:t>
      </w:r>
    </w:p>
    <w:p w:rsidR="00413E2E" w:rsidRDefault="00AA798A">
      <w:pPr>
        <w:rPr>
          <w:ins w:id="509" w:author="עופר קלוו" w:date="2013-09-26T10:14:00Z"/>
        </w:rPr>
      </w:pPr>
      <w:del w:id="510" w:author="עופר קלוו" w:date="2013-09-26T10:13:00Z">
        <w:r w:rsidRPr="004E0A7C" w:rsidDel="00413E2E">
          <w:rPr>
            <w:b/>
            <w:bCs/>
            <w:u w:val="single"/>
            <w:rPrChange w:id="511" w:author="עופר קלוו" w:date="2013-10-02T22:58:00Z">
              <w:rPr/>
            </w:rPrChange>
          </w:rPr>
          <w:delText>&lt;TBD&gt;</w:delText>
        </w:r>
      </w:del>
      <w:ins w:id="512" w:author="עופר קלוו" w:date="2013-09-26T10:13:00Z">
        <w:r w:rsidR="00413E2E" w:rsidRPr="004E0A7C">
          <w:rPr>
            <w:b/>
            <w:bCs/>
            <w:u w:val="single"/>
            <w:rPrChange w:id="513" w:author="עופר קלוו" w:date="2013-10-02T22:58:00Z">
              <w:rPr/>
            </w:rPrChange>
          </w:rPr>
          <w:t>Terminology</w:t>
        </w:r>
      </w:ins>
      <w:ins w:id="514" w:author="עופר קלוו" w:date="2013-09-26T10:14:00Z">
        <w:r w:rsidR="00413E2E" w:rsidRPr="004E0A7C">
          <w:rPr>
            <w:b/>
            <w:bCs/>
            <w:u w:val="single"/>
            <w:rPrChange w:id="515" w:author="עופר קלוו" w:date="2013-10-02T22:58:00Z">
              <w:rPr/>
            </w:rPrChange>
          </w:rPr>
          <w:t xml:space="preserve"> for properties rows</w:t>
        </w:r>
        <w:r w:rsidR="00413E2E">
          <w:t>:</w:t>
        </w:r>
      </w:ins>
    </w:p>
    <w:p w:rsidR="00413E2E" w:rsidRDefault="00413E2E" w:rsidP="00DE20B4">
      <w:pPr>
        <w:pStyle w:val="ac"/>
        <w:numPr>
          <w:ilvl w:val="0"/>
          <w:numId w:val="23"/>
        </w:numPr>
        <w:tabs>
          <w:tab w:val="left" w:pos="1620"/>
        </w:tabs>
        <w:rPr>
          <w:ins w:id="516" w:author="עופר קלוו" w:date="2013-09-26T10:23:00Z"/>
        </w:rPr>
        <w:pPrChange w:id="517" w:author="עופר קלוו" w:date="2013-10-02T22:57:00Z">
          <w:pPr/>
        </w:pPrChange>
      </w:pPr>
      <w:ins w:id="518" w:author="עופר קלוו" w:date="2013-09-26T10:14:00Z">
        <w:r w:rsidRPr="00DE20B4">
          <w:rPr>
            <w:b/>
            <w:bCs/>
            <w:u w:val="single"/>
            <w:rPrChange w:id="519" w:author="עופר קלוו" w:date="2013-10-02T22:57:00Z">
              <w:rPr/>
            </w:rPrChange>
          </w:rPr>
          <w:t>Node</w:t>
        </w:r>
      </w:ins>
      <w:ins w:id="520" w:author="עופר קלוו" w:date="2013-09-26T10:16:00Z">
        <w:r>
          <w:tab/>
        </w:r>
      </w:ins>
      <w:ins w:id="521" w:author="עופר קלוו" w:date="2013-09-26T10:14:00Z">
        <w:r>
          <w:t xml:space="preserve">: A </w:t>
        </w:r>
      </w:ins>
      <w:ins w:id="522" w:author="עופר קלוו" w:date="2013-09-26T10:16:00Z">
        <w:r>
          <w:t xml:space="preserve">property </w:t>
        </w:r>
      </w:ins>
      <w:ins w:id="523" w:author="עופר קלוו" w:date="2013-09-26T10:14:00Z">
        <w:r>
          <w:t>row that show/hide</w:t>
        </w:r>
      </w:ins>
      <w:ins w:id="524" w:author="עופר קלוו" w:date="2013-09-26T10:15:00Z">
        <w:r>
          <w:t xml:space="preserve"> child/s properties of a parent property</w:t>
        </w:r>
      </w:ins>
      <w:ins w:id="525" w:author="עופר קלוו" w:date="2013-09-26T10:18:00Z">
        <w:r>
          <w:t>.</w:t>
        </w:r>
      </w:ins>
    </w:p>
    <w:p w:rsidR="00413E2E" w:rsidRDefault="00413E2E">
      <w:pPr>
        <w:pStyle w:val="ac"/>
        <w:numPr>
          <w:ilvl w:val="1"/>
          <w:numId w:val="23"/>
        </w:numPr>
        <w:tabs>
          <w:tab w:val="left" w:pos="1800"/>
        </w:tabs>
        <w:rPr>
          <w:ins w:id="526" w:author="עופר קלוו" w:date="2013-09-26T10:19:00Z"/>
        </w:rPr>
        <w:pPrChange w:id="527" w:author="עופר קלוו" w:date="2013-09-26T23:05:00Z">
          <w:pPr/>
        </w:pPrChange>
      </w:pPr>
      <w:ins w:id="528" w:author="עופר קלוו" w:date="2013-09-26T10:25:00Z">
        <w:r>
          <w:t>GUI</w:t>
        </w:r>
      </w:ins>
      <w:ins w:id="529" w:author="עופר קלוו" w:date="2013-09-26T10:23:00Z">
        <w:r>
          <w:t xml:space="preserve"> </w:t>
        </w:r>
      </w:ins>
      <w:ins w:id="530" w:author="עופר קלוו" w:date="2013-09-26T10:26:00Z">
        <w:r w:rsidRPr="00413E2E">
          <w:t>indication</w:t>
        </w:r>
      </w:ins>
      <w:ins w:id="531" w:author="עופר קלוו" w:date="2013-09-26T10:23:00Z">
        <w:r>
          <w:t xml:space="preserve">: </w:t>
        </w:r>
      </w:ins>
      <w:ins w:id="532" w:author="עופר קלוו" w:date="2013-09-26T10:24:00Z">
        <w:r>
          <w:t>A colored background row in the properties tree</w:t>
        </w:r>
      </w:ins>
      <w:ins w:id="533" w:author="עופר קלוו" w:date="2013-09-26T10:32:00Z">
        <w:r>
          <w:t xml:space="preserve"> (can be expand or collapsed).</w:t>
        </w:r>
      </w:ins>
    </w:p>
    <w:p w:rsidR="00413E2E" w:rsidRDefault="00413E2E">
      <w:pPr>
        <w:pStyle w:val="ac"/>
        <w:numPr>
          <w:ilvl w:val="1"/>
          <w:numId w:val="23"/>
        </w:numPr>
        <w:tabs>
          <w:tab w:val="left" w:pos="1800"/>
        </w:tabs>
        <w:rPr>
          <w:ins w:id="534" w:author="עופר קלוו" w:date="2013-09-26T10:18:00Z"/>
        </w:rPr>
        <w:pPrChange w:id="535" w:author="עופר קלוו" w:date="2013-09-26T10:22:00Z">
          <w:pPr/>
        </w:pPrChange>
      </w:pPr>
      <w:ins w:id="536" w:author="עופר קלוו" w:date="2013-09-26T10:19:00Z">
        <w:r>
          <w:t>At the INK syntax</w:t>
        </w:r>
      </w:ins>
      <w:ins w:id="537" w:author="עופר קלוו" w:date="2013-09-26T10:22:00Z">
        <w:r>
          <w:t>,</w:t>
        </w:r>
      </w:ins>
      <w:ins w:id="538" w:author="עופר קלוו" w:date="2013-09-26T10:19:00Z">
        <w:r>
          <w:t xml:space="preserve"> a </w:t>
        </w:r>
      </w:ins>
      <w:ins w:id="539" w:author="עופר קלוו" w:date="2013-09-26T10:17:00Z">
        <w:r>
          <w:t>word that followed by the</w:t>
        </w:r>
      </w:ins>
      <w:ins w:id="540" w:author="עופר קלוו" w:date="2013-09-26T10:15:00Z">
        <w:r>
          <w:t xml:space="preserve"> </w:t>
        </w:r>
      </w:ins>
      <w:ins w:id="541" w:author="עופר קלוו" w:date="2013-09-26T10:20:00Z">
        <w:r>
          <w:t>scope marks</w:t>
        </w:r>
      </w:ins>
      <w:ins w:id="542" w:author="עופר קלוו" w:date="2013-09-26T10:21:00Z">
        <w:r>
          <w:t xml:space="preserve"> by </w:t>
        </w:r>
        <w:r w:rsidRPr="00413E2E">
          <w:t xml:space="preserve">curly brackets </w:t>
        </w:r>
      </w:ins>
      <w:ins w:id="543" w:author="עופר קלוו" w:date="2013-09-26T10:15:00Z">
        <w:r>
          <w:t>‘</w:t>
        </w:r>
        <w:r w:rsidRPr="00413E2E">
          <w:rPr>
            <w:b/>
            <w:bCs/>
            <w:rPrChange w:id="544" w:author="עופר קלוו" w:date="2013-09-26T10:18:00Z">
              <w:rPr/>
            </w:rPrChange>
          </w:rPr>
          <w:t>{</w:t>
        </w:r>
      </w:ins>
      <w:ins w:id="545" w:author="עופר קלוו" w:date="2013-09-26T10:20:00Z">
        <w:r>
          <w:rPr>
            <w:b/>
            <w:bCs/>
          </w:rPr>
          <w:t>.</w:t>
        </w:r>
      </w:ins>
      <w:ins w:id="546" w:author="עופר קלוו" w:date="2013-09-26T10:22:00Z">
        <w:r>
          <w:rPr>
            <w:b/>
            <w:bCs/>
          </w:rPr>
          <w:t>.</w:t>
        </w:r>
      </w:ins>
      <w:ins w:id="547" w:author="עופר קלוו" w:date="2013-09-26T10:20:00Z">
        <w:r>
          <w:rPr>
            <w:b/>
            <w:bCs/>
          </w:rPr>
          <w:t>.</w:t>
        </w:r>
      </w:ins>
      <w:ins w:id="548" w:author="עופר קלוו" w:date="2013-10-02T23:16:00Z">
        <w:r w:rsidR="008141D2">
          <w:rPr>
            <w:b/>
            <w:bCs/>
          </w:rPr>
          <w:t>}</w:t>
        </w:r>
        <w:r w:rsidR="008141D2">
          <w:t xml:space="preserve"> ‘.</w:t>
        </w:r>
      </w:ins>
      <w:ins w:id="549" w:author="עופר קלוו" w:date="2013-09-26T23:05:00Z">
        <w:r>
          <w:br/>
        </w:r>
      </w:ins>
    </w:p>
    <w:p w:rsidR="00413E2E" w:rsidRDefault="00413E2E" w:rsidP="00DE20B4">
      <w:pPr>
        <w:pStyle w:val="ac"/>
        <w:numPr>
          <w:ilvl w:val="0"/>
          <w:numId w:val="23"/>
        </w:numPr>
        <w:tabs>
          <w:tab w:val="left" w:pos="1620"/>
        </w:tabs>
        <w:rPr>
          <w:ins w:id="550" w:author="עופר קלוו" w:date="2013-09-26T10:26:00Z"/>
        </w:rPr>
        <w:pPrChange w:id="551" w:author="עופר קלוו" w:date="2013-10-02T22:57:00Z">
          <w:pPr/>
        </w:pPrChange>
      </w:pPr>
      <w:ins w:id="552" w:author="עופר קלוו" w:date="2013-09-26T10:18:00Z">
        <w:r w:rsidRPr="00DE20B4">
          <w:rPr>
            <w:b/>
            <w:bCs/>
            <w:u w:val="single"/>
            <w:rPrChange w:id="553" w:author="עופר קלוו" w:date="2013-10-02T22:57:00Z">
              <w:rPr/>
            </w:rPrChange>
          </w:rPr>
          <w:t>Attribute</w:t>
        </w:r>
        <w:r>
          <w:tab/>
        </w:r>
      </w:ins>
      <w:ins w:id="554" w:author="עופר קלוו" w:date="2013-09-26T10:16:00Z">
        <w:r>
          <w:t xml:space="preserve">: A property that describes </w:t>
        </w:r>
      </w:ins>
      <w:ins w:id="555" w:author="עופר קלוו" w:date="2013-09-27T00:30:00Z">
        <w:r>
          <w:t xml:space="preserve">an INK language </w:t>
        </w:r>
      </w:ins>
      <w:ins w:id="556" w:author="עופר קלוו" w:date="2013-09-26T10:30:00Z">
        <w:r w:rsidRPr="00413E2E">
          <w:t xml:space="preserve">characteristic </w:t>
        </w:r>
        <w:r>
          <w:t xml:space="preserve">value </w:t>
        </w:r>
        <w:r w:rsidRPr="00413E2E">
          <w:t>of</w:t>
        </w:r>
      </w:ins>
      <w:ins w:id="557" w:author="עופר קלוו" w:date="2013-09-26T10:16:00Z">
        <w:r>
          <w:t xml:space="preserve"> node</w:t>
        </w:r>
      </w:ins>
      <w:ins w:id="558" w:author="עופר קלוו" w:date="2013-09-26T10:30:00Z">
        <w:r>
          <w:t xml:space="preserve"> property</w:t>
        </w:r>
      </w:ins>
      <w:ins w:id="559" w:author="עופר קלוו" w:date="2013-09-26T10:22:00Z">
        <w:r>
          <w:t>.</w:t>
        </w:r>
      </w:ins>
    </w:p>
    <w:p w:rsidR="00413E2E" w:rsidRDefault="00413E2E">
      <w:pPr>
        <w:pStyle w:val="ac"/>
        <w:numPr>
          <w:ilvl w:val="1"/>
          <w:numId w:val="23"/>
        </w:numPr>
        <w:tabs>
          <w:tab w:val="left" w:pos="1800"/>
        </w:tabs>
        <w:rPr>
          <w:ins w:id="560" w:author="עופר קלוו" w:date="2013-09-26T10:22:00Z"/>
        </w:rPr>
        <w:pPrChange w:id="561" w:author="עופר קלוו" w:date="2013-09-26T10:30:00Z">
          <w:pPr/>
        </w:pPrChange>
      </w:pPr>
      <w:ins w:id="562" w:author="עופר קלוו" w:date="2013-09-26T10:26:00Z">
        <w:r>
          <w:t xml:space="preserve">GUI </w:t>
        </w:r>
        <w:r w:rsidRPr="00413E2E">
          <w:t>indication</w:t>
        </w:r>
        <w:r>
          <w:t>:</w:t>
        </w:r>
      </w:ins>
      <w:ins w:id="563" w:author="עופר קלוו" w:date="2013-09-26T10:28:00Z">
        <w:r>
          <w:t xml:space="preserve"> marked by the </w:t>
        </w:r>
        <w:r>
          <w:rPr>
            <w:noProof/>
          </w:rPr>
          <w:drawing>
            <wp:inline distT="0" distB="0" distL="0" distR="0" wp14:anchorId="6D295D24" wp14:editId="66E72330">
              <wp:extent cx="155575" cy="155575"/>
              <wp:effectExtent l="0" t="0" r="0" b="0"/>
              <wp:docPr id="15" name="תמונה 15" descr="C:\Users\OC\Pictures\paint_net\A Mar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C\Pictures\paint_net\A Marb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w:t>
        </w:r>
      </w:ins>
    </w:p>
    <w:p w:rsidR="00413E2E" w:rsidRDefault="00413E2E">
      <w:pPr>
        <w:pStyle w:val="ac"/>
        <w:numPr>
          <w:ilvl w:val="1"/>
          <w:numId w:val="23"/>
        </w:numPr>
        <w:tabs>
          <w:tab w:val="left" w:pos="1800"/>
        </w:tabs>
        <w:rPr>
          <w:ins w:id="564" w:author="עופר קלוו" w:date="2013-09-26T10:31:00Z"/>
        </w:rPr>
        <w:pPrChange w:id="565" w:author="עופר קלוו" w:date="2013-09-26T10:27:00Z">
          <w:pPr/>
        </w:pPrChange>
      </w:pPr>
      <w:ins w:id="566" w:author="עופר קלוו" w:date="2013-09-26T10:22:00Z">
        <w:r>
          <w:t>At the INK syntax, a</w:t>
        </w:r>
      </w:ins>
      <w:ins w:id="567" w:author="עופר קלוו" w:date="2013-09-26T10:23:00Z">
        <w:r>
          <w:t>n equal</w:t>
        </w:r>
      </w:ins>
      <w:ins w:id="568" w:author="עופר קלוו" w:date="2013-09-26T10:27:00Z">
        <w:r>
          <w:t xml:space="preserve"> </w:t>
        </w:r>
        <w:r w:rsidRPr="00413E2E">
          <w:t xml:space="preserve">clause </w:t>
        </w:r>
        <w:r>
          <w:t>‘a=b’</w:t>
        </w:r>
      </w:ins>
      <w:ins w:id="569" w:author="עופר קלוו" w:date="2013-09-26T10:22:00Z">
        <w:r>
          <w:t xml:space="preserve"> </w:t>
        </w:r>
      </w:ins>
      <w:ins w:id="570" w:author="עופר קלוו" w:date="2013-09-26T10:17:00Z">
        <w:r>
          <w:t xml:space="preserve">between the node name </w:t>
        </w:r>
      </w:ins>
      <w:ins w:id="571" w:author="עופר קלוו" w:date="2013-09-26T10:28:00Z">
        <w:r>
          <w:t>and the</w:t>
        </w:r>
      </w:ins>
      <w:ins w:id="572" w:author="עופר קלוו" w:date="2013-09-26T10:27:00Z">
        <w:r>
          <w:t xml:space="preserve"> </w:t>
        </w:r>
        <w:r w:rsidRPr="00413E2E">
          <w:t>curly brackets</w:t>
        </w:r>
      </w:ins>
      <w:ins w:id="573" w:author="עופר קלוו" w:date="2013-09-26T10:28:00Z">
        <w:r>
          <w:t>.</w:t>
        </w:r>
      </w:ins>
      <w:ins w:id="574" w:author="עופר קלוו" w:date="2013-09-26T23:07:00Z">
        <w:r>
          <w:br/>
        </w:r>
      </w:ins>
    </w:p>
    <w:p w:rsidR="00413E2E" w:rsidRDefault="00413E2E" w:rsidP="00DE20B4">
      <w:pPr>
        <w:pStyle w:val="ac"/>
        <w:numPr>
          <w:ilvl w:val="0"/>
          <w:numId w:val="23"/>
        </w:numPr>
        <w:tabs>
          <w:tab w:val="left" w:pos="1620"/>
        </w:tabs>
        <w:rPr>
          <w:ins w:id="575" w:author="עופר קלוו" w:date="2013-09-26T10:32:00Z"/>
        </w:rPr>
        <w:pPrChange w:id="576" w:author="עופר קלוו" w:date="2013-10-02T22:57:00Z">
          <w:pPr/>
        </w:pPrChange>
      </w:pPr>
      <w:ins w:id="577" w:author="עופר קלוו" w:date="2013-09-26T10:31:00Z">
        <w:r w:rsidRPr="00DE20B4">
          <w:rPr>
            <w:b/>
            <w:bCs/>
            <w:u w:val="single"/>
            <w:rPrChange w:id="578" w:author="עופר קלוו" w:date="2013-10-02T22:57:00Z">
              <w:rPr/>
            </w:rPrChange>
          </w:rPr>
          <w:t>Variable</w:t>
        </w:r>
        <w:r>
          <w:tab/>
          <w:t>: A property that holds data child property of a node.</w:t>
        </w:r>
      </w:ins>
    </w:p>
    <w:p w:rsidR="00413E2E" w:rsidRDefault="00413E2E">
      <w:pPr>
        <w:pStyle w:val="ac"/>
        <w:numPr>
          <w:ilvl w:val="1"/>
          <w:numId w:val="23"/>
        </w:numPr>
        <w:tabs>
          <w:tab w:val="left" w:pos="1800"/>
        </w:tabs>
        <w:rPr>
          <w:ins w:id="579" w:author="עופר קלוו" w:date="2013-09-26T10:32:00Z"/>
        </w:rPr>
        <w:pPrChange w:id="580" w:author="עופר קלוו" w:date="2013-09-26T10:32:00Z">
          <w:pPr/>
        </w:pPrChange>
      </w:pPr>
      <w:ins w:id="581" w:author="עופר קלוו" w:date="2013-09-26T10:32:00Z">
        <w:r>
          <w:t xml:space="preserve">GUI </w:t>
        </w:r>
        <w:r w:rsidRPr="00413E2E">
          <w:t>indication</w:t>
        </w:r>
        <w:r>
          <w:t xml:space="preserve">: marked by the </w:t>
        </w:r>
        <w:r>
          <w:rPr>
            <w:noProof/>
          </w:rPr>
          <w:drawing>
            <wp:inline distT="0" distB="0" distL="0" distR="0" wp14:anchorId="69339F1D" wp14:editId="7C6BFD77">
              <wp:extent cx="155575" cy="155575"/>
              <wp:effectExtent l="0" t="0" r="0" b="0"/>
              <wp:docPr id="17" name="תמונה 17" descr="C:\Users\OC\Pictures\paint_net\V Mar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C\Pictures\paint_net\V Marb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w:t>
        </w:r>
      </w:ins>
    </w:p>
    <w:p w:rsidR="00413E2E" w:rsidRDefault="00413E2E">
      <w:pPr>
        <w:pStyle w:val="ac"/>
        <w:numPr>
          <w:ilvl w:val="1"/>
          <w:numId w:val="23"/>
        </w:numPr>
        <w:tabs>
          <w:tab w:val="left" w:pos="1800"/>
        </w:tabs>
        <w:rPr>
          <w:ins w:id="582" w:author="עופר קלוו" w:date="2013-09-26T23:07:00Z"/>
        </w:rPr>
        <w:pPrChange w:id="583" w:author="עופר קלוו" w:date="2013-09-26T10:33:00Z">
          <w:pPr/>
        </w:pPrChange>
      </w:pPr>
      <w:ins w:id="584" w:author="עופר קלוו" w:date="2013-09-26T10:33:00Z">
        <w:r>
          <w:t xml:space="preserve">At the INK syntax, an equal </w:t>
        </w:r>
        <w:r w:rsidRPr="00413E2E">
          <w:t xml:space="preserve">clause </w:t>
        </w:r>
        <w:r>
          <w:t xml:space="preserve">‘a=b’ inside the node’s </w:t>
        </w:r>
        <w:r w:rsidRPr="00413E2E">
          <w:t xml:space="preserve">curly brackets </w:t>
        </w:r>
        <w:r>
          <w:t>‘</w:t>
        </w:r>
        <w:r w:rsidRPr="005F011B">
          <w:rPr>
            <w:b/>
            <w:bCs/>
          </w:rPr>
          <w:t>{</w:t>
        </w:r>
        <w:r>
          <w:rPr>
            <w:b/>
            <w:bCs/>
          </w:rPr>
          <w:t>...</w:t>
        </w:r>
      </w:ins>
      <w:ins w:id="585" w:author="עופר קלוו" w:date="2013-10-02T23:17:00Z">
        <w:r w:rsidR="008141D2">
          <w:rPr>
            <w:b/>
            <w:bCs/>
          </w:rPr>
          <w:t>}</w:t>
        </w:r>
        <w:r w:rsidR="008141D2">
          <w:t xml:space="preserve"> ‘scope</w:t>
        </w:r>
      </w:ins>
      <w:ins w:id="586" w:author="עופר קלוו" w:date="2013-09-26T10:33:00Z">
        <w:r>
          <w:t>.</w:t>
        </w:r>
      </w:ins>
      <w:ins w:id="587" w:author="עופר קלוו" w:date="2013-09-26T23:07:00Z">
        <w:r>
          <w:br/>
        </w:r>
      </w:ins>
    </w:p>
    <w:p w:rsidR="00413E2E" w:rsidRDefault="00413E2E">
      <w:pPr>
        <w:rPr>
          <w:ins w:id="588" w:author="עופר קלוו" w:date="2013-09-26T23:08:00Z"/>
        </w:rPr>
      </w:pPr>
      <w:ins w:id="589" w:author="עופר קלוו" w:date="2013-09-26T23:52:00Z">
        <w:r w:rsidRPr="004E0A7C">
          <w:rPr>
            <w:b/>
            <w:bCs/>
            <w:u w:val="single"/>
            <w:rPrChange w:id="590" w:author="עופר קלוו" w:date="2013-10-02T22:58:00Z">
              <w:rPr>
                <w:u w:val="single"/>
              </w:rPr>
            </w:rPrChange>
          </w:rPr>
          <w:t>Column data d</w:t>
        </w:r>
      </w:ins>
      <w:ins w:id="591" w:author="עופר קלוו" w:date="2013-09-26T23:07:00Z">
        <w:r w:rsidRPr="004E0A7C">
          <w:rPr>
            <w:b/>
            <w:bCs/>
            <w:u w:val="single"/>
            <w:rPrChange w:id="592" w:author="עופר קלוו" w:date="2013-10-02T22:58:00Z">
              <w:rPr/>
            </w:rPrChange>
          </w:rPr>
          <w:t>isplay ru</w:t>
        </w:r>
      </w:ins>
      <w:ins w:id="593" w:author="עופר קלוו" w:date="2013-09-26T23:08:00Z">
        <w:r w:rsidRPr="004E0A7C">
          <w:rPr>
            <w:b/>
            <w:bCs/>
            <w:u w:val="single"/>
            <w:rPrChange w:id="594" w:author="עופר קלוו" w:date="2013-10-02T22:58:00Z">
              <w:rPr/>
            </w:rPrChange>
          </w:rPr>
          <w:t>les</w:t>
        </w:r>
        <w:r>
          <w:t>:</w:t>
        </w:r>
      </w:ins>
    </w:p>
    <w:p w:rsidR="009069B8" w:rsidRDefault="009069B8" w:rsidP="009069B8">
      <w:pPr>
        <w:pStyle w:val="ac"/>
        <w:numPr>
          <w:ilvl w:val="0"/>
          <w:numId w:val="23"/>
        </w:numPr>
        <w:rPr>
          <w:ins w:id="595" w:author="עופר קלוו" w:date="2013-10-02T00:03:00Z"/>
        </w:rPr>
        <w:pPrChange w:id="596" w:author="עופר קלוו" w:date="2013-09-27T00:03:00Z">
          <w:pPr/>
        </w:pPrChange>
      </w:pPr>
      <w:ins w:id="597" w:author="עופר קלוו" w:date="2013-10-02T00:03:00Z">
        <w:r w:rsidRPr="009069B8">
          <w:t>Inheritance element columns should be disclosed by using the upper slider. Inheritance data columns display will be according to the “super” marking words in INK. Each column will represent an INK element that is a “super element” of the element in the column to its left. Missing “super” reference (or a cyclic reference) will bring this, sequence of inheritance display, to its end.</w:t>
        </w:r>
        <w:r>
          <w:br/>
        </w:r>
      </w:ins>
    </w:p>
    <w:p w:rsidR="00413E2E" w:rsidRDefault="00413E2E">
      <w:pPr>
        <w:pStyle w:val="ac"/>
        <w:numPr>
          <w:ilvl w:val="0"/>
          <w:numId w:val="23"/>
        </w:numPr>
        <w:rPr>
          <w:ins w:id="598" w:author="עופר קלוו" w:date="2013-09-27T00:04:00Z"/>
        </w:rPr>
        <w:pPrChange w:id="599" w:author="עופר קלוו" w:date="2013-09-27T00:03:00Z">
          <w:pPr/>
        </w:pPrChange>
      </w:pPr>
      <w:ins w:id="600" w:author="עופר קלוו" w:date="2013-09-27T00:03:00Z">
        <w:r>
          <w:t>Columns</w:t>
        </w:r>
      </w:ins>
      <w:ins w:id="601" w:author="עופר קלוו" w:date="2013-09-26T23:58:00Z">
        <w:r>
          <w:t xml:space="preserve"> properties view rows should be</w:t>
        </w:r>
      </w:ins>
      <w:ins w:id="602" w:author="עופר קלוו" w:date="2013-09-27T00:04:00Z">
        <w:r>
          <w:t xml:space="preserve"> display according to this cases:</w:t>
        </w:r>
      </w:ins>
    </w:p>
    <w:p w:rsidR="00413E2E" w:rsidRDefault="00413E2E" w:rsidP="009069B8">
      <w:pPr>
        <w:pStyle w:val="ac"/>
        <w:numPr>
          <w:ilvl w:val="1"/>
          <w:numId w:val="23"/>
        </w:numPr>
        <w:rPr>
          <w:ins w:id="603" w:author="עופר קלוו" w:date="2013-09-27T00:05:00Z"/>
        </w:rPr>
        <w:pPrChange w:id="604" w:author="עופר קלוו" w:date="2013-10-02T00:08:00Z">
          <w:pPr/>
        </w:pPrChange>
      </w:pPr>
      <w:ins w:id="605" w:author="עופר קלוו" w:date="2013-09-27T00:04:00Z">
        <w:r>
          <w:t xml:space="preserve">On instance </w:t>
        </w:r>
      </w:ins>
      <w:ins w:id="606" w:author="עופר קלוו" w:date="2013-09-27T00:05:00Z">
        <w:r>
          <w:t>elements (regarding INK objects</w:t>
        </w:r>
      </w:ins>
      <w:ins w:id="607" w:author="עופר קלוו" w:date="2013-09-27T00:07:00Z">
        <w:r>
          <w:t xml:space="preserve"> and INK enumerator</w:t>
        </w:r>
      </w:ins>
      <w:ins w:id="608" w:author="עופר קלוו" w:date="2013-09-27T00:08:00Z">
        <w:r>
          <w:t>s</w:t>
        </w:r>
      </w:ins>
      <w:ins w:id="609" w:author="עופר קלוו" w:date="2013-09-27T00:05:00Z">
        <w:r>
          <w:t xml:space="preserve">) the rows will be a </w:t>
        </w:r>
      </w:ins>
      <w:ins w:id="610" w:author="עופר קלוו" w:date="2013-10-02T00:05:00Z">
        <w:r w:rsidR="009069B8">
          <w:t>su</w:t>
        </w:r>
      </w:ins>
      <w:ins w:id="611" w:author="עופר קלוו" w:date="2013-10-02T00:07:00Z">
        <w:r w:rsidR="009069B8">
          <w:t>m</w:t>
        </w:r>
      </w:ins>
      <w:ins w:id="612" w:author="עופר קלוו" w:date="2013-10-02T00:05:00Z">
        <w:r w:rsidR="009069B8">
          <w:t xml:space="preserve"> </w:t>
        </w:r>
      </w:ins>
      <w:ins w:id="613" w:author="עופר קלוו" w:date="2013-09-27T00:05:00Z">
        <w:r>
          <w:t>collection of</w:t>
        </w:r>
      </w:ins>
      <w:ins w:id="614" w:author="עופר קלוו" w:date="2013-10-02T00:05:00Z">
        <w:r w:rsidR="009069B8">
          <w:t xml:space="preserve"> all</w:t>
        </w:r>
      </w:ins>
      <w:ins w:id="615" w:author="עופר קלוו" w:date="2013-10-02T00:06:00Z">
        <w:r w:rsidR="009069B8">
          <w:t xml:space="preserve"> the INK class type </w:t>
        </w:r>
      </w:ins>
      <w:ins w:id="616" w:author="עופר קלוו" w:date="2013-10-02T00:07:00Z">
        <w:r w:rsidR="009069B8">
          <w:t>properties</w:t>
        </w:r>
      </w:ins>
      <w:ins w:id="617" w:author="עופר קלוו" w:date="2013-10-02T00:08:00Z">
        <w:r w:rsidR="009069B8">
          <w:t>, if u</w:t>
        </w:r>
      </w:ins>
      <w:ins w:id="618" w:author="עופר קלוו" w:date="2013-10-02T00:07:00Z">
        <w:r w:rsidR="009069B8">
          <w:t xml:space="preserve">sed or not by the </w:t>
        </w:r>
      </w:ins>
      <w:ins w:id="619" w:author="עופר קלוו" w:date="2013-10-02T00:08:00Z">
        <w:r w:rsidR="009069B8">
          <w:t>inheriting</w:t>
        </w:r>
      </w:ins>
      <w:ins w:id="620" w:author="עופר קלוו" w:date="2013-10-02T00:07:00Z">
        <w:r w:rsidR="009069B8">
          <w:t xml:space="preserve"> elements.</w:t>
        </w:r>
      </w:ins>
      <w:ins w:id="621" w:author="עופר קלוו" w:date="2013-10-02T00:08:00Z">
        <w:r w:rsidR="009069B8">
          <w:br/>
        </w:r>
      </w:ins>
      <w:ins w:id="622" w:author="עופר קלוו" w:date="2013-10-02T00:06:00Z">
        <w:r w:rsidR="009069B8">
          <w:t>(The “class” attribute in the element is its type).</w:t>
        </w:r>
      </w:ins>
      <w:ins w:id="623" w:author="עופר קלוו" w:date="2013-10-02T00:05:00Z">
        <w:r w:rsidR="009069B8">
          <w:t xml:space="preserve"> </w:t>
        </w:r>
      </w:ins>
    </w:p>
    <w:p w:rsidR="00413E2E" w:rsidRDefault="00413E2E" w:rsidP="00DF3097">
      <w:pPr>
        <w:pStyle w:val="ac"/>
        <w:numPr>
          <w:ilvl w:val="1"/>
          <w:numId w:val="23"/>
        </w:numPr>
        <w:rPr>
          <w:ins w:id="624" w:author="עופר קלוו" w:date="2013-09-27T00:19:00Z"/>
        </w:rPr>
        <w:pPrChange w:id="625" w:author="עופר קלוו" w:date="2013-10-02T23:00:00Z">
          <w:pPr/>
        </w:pPrChange>
      </w:pPr>
      <w:ins w:id="626" w:author="עופר קלוו" w:date="2013-09-27T00:05:00Z">
        <w:r>
          <w:t>On declarative elements (re</w:t>
        </w:r>
      </w:ins>
      <w:ins w:id="627" w:author="עופר קלוו" w:date="2013-09-27T00:06:00Z">
        <w:r>
          <w:t>garding INK class &amp; INK meta-class)</w:t>
        </w:r>
      </w:ins>
      <w:ins w:id="628" w:author="עופר קלוו" w:date="2013-09-26T23:58:00Z">
        <w:r>
          <w:t xml:space="preserve"> the</w:t>
        </w:r>
      </w:ins>
      <w:ins w:id="629" w:author="עופר קלוו" w:date="2013-09-27T00:08:00Z">
        <w:r>
          <w:t xml:space="preserve"> rows will be </w:t>
        </w:r>
      </w:ins>
      <w:ins w:id="630" w:author="עופר קלוו" w:date="2013-09-26T23:58:00Z">
        <w:r>
          <w:t>sum of all the used and</w:t>
        </w:r>
      </w:ins>
      <w:ins w:id="631" w:author="עופר קלוו" w:date="2013-10-02T22:59:00Z">
        <w:r w:rsidR="00DF3097">
          <w:t xml:space="preserve"> the</w:t>
        </w:r>
      </w:ins>
      <w:ins w:id="632" w:author="עופר קלוו" w:date="2013-09-26T23:58:00Z">
        <w:r>
          <w:t xml:space="preserve"> mandato</w:t>
        </w:r>
      </w:ins>
      <w:ins w:id="633" w:author="עופר קלוו" w:date="2013-09-26T23:59:00Z">
        <w:r>
          <w:t xml:space="preserve">ry </w:t>
        </w:r>
      </w:ins>
      <w:ins w:id="634" w:author="עופר קלוו" w:date="2013-09-27T00:13:00Z">
        <w:r>
          <w:t xml:space="preserve">variables and sub </w:t>
        </w:r>
      </w:ins>
      <w:ins w:id="635" w:author="עופר קלוו" w:date="2013-09-26T23:59:00Z">
        <w:r>
          <w:t xml:space="preserve">properties </w:t>
        </w:r>
      </w:ins>
      <w:ins w:id="636" w:author="עופר קלוו" w:date="2013-09-27T00:13:00Z">
        <w:r>
          <w:t xml:space="preserve">scopes, </w:t>
        </w:r>
      </w:ins>
      <w:ins w:id="637" w:author="עופר קלוו" w:date="2013-09-26T23:59:00Z">
        <w:r>
          <w:t>from all the column</w:t>
        </w:r>
      </w:ins>
      <w:ins w:id="638" w:author="עופר קלוו" w:date="2013-10-02T22:59:00Z">
        <w:r w:rsidR="00DF3097">
          <w:t>s</w:t>
        </w:r>
      </w:ins>
      <w:ins w:id="639" w:author="עופר קלוו" w:date="2013-10-02T23:00:00Z">
        <w:r w:rsidR="00DF3097">
          <w:t xml:space="preserve"> of</w:t>
        </w:r>
      </w:ins>
      <w:ins w:id="640" w:author="עופר קלוו" w:date="2013-10-02T22:59:00Z">
        <w:r w:rsidR="00DF3097">
          <w:t xml:space="preserve"> </w:t>
        </w:r>
      </w:ins>
      <w:ins w:id="641" w:author="עופר קלוו" w:date="2013-09-26T23:59:00Z">
        <w:r>
          <w:t>elemen</w:t>
        </w:r>
      </w:ins>
      <w:ins w:id="642" w:author="עופר קלוו" w:date="2013-09-27T00:00:00Z">
        <w:r>
          <w:t>ts</w:t>
        </w:r>
      </w:ins>
      <w:ins w:id="643" w:author="עופר קלוו" w:date="2013-09-27T00:08:00Z">
        <w:r>
          <w:t xml:space="preserve"> </w:t>
        </w:r>
      </w:ins>
      <w:ins w:id="644" w:author="עופר קלוו" w:date="2013-09-27T00:09:00Z">
        <w:r>
          <w:t xml:space="preserve">property </w:t>
        </w:r>
      </w:ins>
      <w:ins w:id="645" w:author="עופר קלוו" w:date="2013-09-27T00:08:00Z">
        <w:r>
          <w:t>variables</w:t>
        </w:r>
      </w:ins>
      <w:ins w:id="646" w:author="עופר קלוו" w:date="2013-09-27T00:00:00Z">
        <w:r>
          <w:t>.</w:t>
        </w:r>
      </w:ins>
      <w:ins w:id="647" w:author="עופר קלוו" w:date="2013-09-27T00:09:00Z">
        <w:r>
          <w:t xml:space="preserve"> Optional properties will be omitted if not used </w:t>
        </w:r>
      </w:ins>
      <w:ins w:id="648" w:author="עופר קלוו" w:date="2013-09-27T00:10:00Z">
        <w:r>
          <w:t xml:space="preserve">by the selected </w:t>
        </w:r>
      </w:ins>
      <w:ins w:id="649" w:author="עופר קלוו" w:date="2013-10-02T23:00:00Z">
        <w:r w:rsidR="00DF3097">
          <w:t xml:space="preserve">declarative </w:t>
        </w:r>
      </w:ins>
      <w:ins w:id="650" w:author="עופר קלוו" w:date="2013-09-27T00:10:00Z">
        <w:r>
          <w:t>element.</w:t>
        </w:r>
      </w:ins>
      <w:ins w:id="651" w:author="עופר קלוו" w:date="2013-09-27T00:19:00Z">
        <w:r>
          <w:br/>
        </w:r>
      </w:ins>
    </w:p>
    <w:p w:rsidR="00413E2E" w:rsidRDefault="00413E2E">
      <w:pPr>
        <w:pStyle w:val="ac"/>
        <w:numPr>
          <w:ilvl w:val="0"/>
          <w:numId w:val="23"/>
        </w:numPr>
        <w:rPr>
          <w:ins w:id="652" w:author="עופר קלוו" w:date="2013-09-27T00:22:00Z"/>
        </w:rPr>
        <w:pPrChange w:id="653" w:author="עופר קלוו" w:date="2013-09-27T00:29:00Z">
          <w:pPr/>
        </w:pPrChange>
      </w:pPr>
      <w:ins w:id="654" w:author="עופר קלוו" w:date="2013-09-27T00:21:00Z">
        <w:r>
          <w:t xml:space="preserve">Column </w:t>
        </w:r>
      </w:ins>
      <w:ins w:id="655" w:author="עופר קלוו" w:date="2013-09-27T00:22:00Z">
        <w:r>
          <w:t xml:space="preserve">variable </w:t>
        </w:r>
      </w:ins>
      <w:ins w:id="656" w:author="עופר קלוו" w:date="2013-09-27T00:21:00Z">
        <w:r>
          <w:t>data values will be formatted according to this</w:t>
        </w:r>
      </w:ins>
      <w:ins w:id="657" w:author="עופר קלוו" w:date="2013-09-27T00:22:00Z">
        <w:r>
          <w:t xml:space="preserve"> default </w:t>
        </w:r>
      </w:ins>
      <w:ins w:id="658" w:author="עופר קלוו" w:date="2013-09-27T00:21:00Z">
        <w:r>
          <w:t>styling rules</w:t>
        </w:r>
      </w:ins>
      <w:ins w:id="659" w:author="עופר קלוו" w:date="2013-09-27T00:29:00Z">
        <w:r>
          <w:t>:</w:t>
        </w:r>
        <w:r>
          <w:br/>
          <w:t xml:space="preserve"> (For example see </w:t>
        </w:r>
        <w:r>
          <w:fldChar w:fldCharType="begin"/>
        </w:r>
        <w:r>
          <w:instrText xml:space="preserve"> REF _Ref368002867 \h </w:instrText>
        </w:r>
      </w:ins>
      <w:ins w:id="660" w:author="עופר קלוו" w:date="2013-09-27T00:29:00Z">
        <w:r>
          <w:fldChar w:fldCharType="separate"/>
        </w:r>
        <w:r>
          <w:t xml:space="preserve">Figure </w:t>
        </w:r>
        <w:r>
          <w:rPr>
            <w:noProof/>
          </w:rPr>
          <w:t>4</w:t>
        </w:r>
        <w:r>
          <w:fldChar w:fldCharType="end"/>
        </w:r>
        <w:r>
          <w:t>.)</w:t>
        </w:r>
      </w:ins>
    </w:p>
    <w:p w:rsidR="00413E2E" w:rsidRDefault="00413E2E">
      <w:pPr>
        <w:pStyle w:val="ac"/>
        <w:numPr>
          <w:ilvl w:val="1"/>
          <w:numId w:val="23"/>
        </w:numPr>
        <w:rPr>
          <w:ins w:id="661" w:author="עופר קלוו" w:date="2013-09-27T00:22:00Z"/>
        </w:rPr>
        <w:pPrChange w:id="662" w:author="עופר קלוו" w:date="2013-09-27T00:23:00Z">
          <w:pPr/>
        </w:pPrChange>
      </w:pPr>
      <w:ins w:id="663" w:author="עופר קלוו" w:date="2013-09-27T00:22:00Z">
        <w:r>
          <w:t>Original variable data will be shown</w:t>
        </w:r>
      </w:ins>
      <w:ins w:id="664" w:author="עופר קלוו" w:date="2013-09-27T00:23:00Z">
        <w:r>
          <w:t xml:space="preserve"> in the next format style: </w:t>
        </w:r>
        <w:r w:rsidRPr="00413E2E">
          <w:rPr>
            <w:bdr w:val="single" w:sz="4" w:space="0" w:color="auto"/>
            <w:rPrChange w:id="665" w:author="עופר קלוו" w:date="2013-09-27T00:23:00Z">
              <w:rPr/>
            </w:rPrChange>
          </w:rPr>
          <w:t>some-original-data</w:t>
        </w:r>
        <w:r>
          <w:t>.</w:t>
        </w:r>
      </w:ins>
      <w:ins w:id="666" w:author="עופר קלוו" w:date="2013-09-27T00:27:00Z">
        <w:r>
          <w:br/>
          <w:t>(</w:t>
        </w:r>
      </w:ins>
      <w:ins w:id="667" w:author="עופר קלוו" w:date="2013-09-27T00:28:00Z">
        <w:r>
          <w:t xml:space="preserve">A </w:t>
        </w:r>
      </w:ins>
      <w:ins w:id="668" w:author="עופר קלוו" w:date="2013-09-27T00:27:00Z">
        <w:r>
          <w:t xml:space="preserve">black on white </w:t>
        </w:r>
      </w:ins>
      <w:ins w:id="669" w:author="עופר קלוו" w:date="2013-09-27T00:28:00Z">
        <w:r>
          <w:t>normal text).</w:t>
        </w:r>
      </w:ins>
    </w:p>
    <w:p w:rsidR="00413E2E" w:rsidRDefault="00413E2E">
      <w:pPr>
        <w:pStyle w:val="ac"/>
        <w:numPr>
          <w:ilvl w:val="1"/>
          <w:numId w:val="23"/>
        </w:numPr>
        <w:rPr>
          <w:ins w:id="670" w:author="עופר קלוו" w:date="2013-09-27T00:23:00Z"/>
        </w:rPr>
        <w:pPrChange w:id="671" w:author="עופר קלוו" w:date="2013-09-27T00:22:00Z">
          <w:pPr/>
        </w:pPrChange>
      </w:pPr>
      <w:ins w:id="672" w:author="עופר קלוו" w:date="2013-09-27T00:19:00Z">
        <w:r>
          <w:t xml:space="preserve">Inherited data from element </w:t>
        </w:r>
      </w:ins>
      <w:ins w:id="673" w:author="עופר קלוו" w:date="2013-09-27T00:20:00Z">
        <w:r>
          <w:t xml:space="preserve">A to B will be shown in the next format style: </w:t>
        </w:r>
        <w:r w:rsidRPr="00413E2E">
          <w:rPr>
            <w:i/>
            <w:iCs/>
            <w:color w:val="FF0000"/>
            <w:highlight w:val="lightGray"/>
            <w:bdr w:val="single" w:sz="4" w:space="0" w:color="auto"/>
            <w:rPrChange w:id="674" w:author="עופר קלוו" w:date="2013-09-27T00:23:00Z">
              <w:rPr/>
            </w:rPrChange>
          </w:rPr>
          <w:t>some-inherit-data</w:t>
        </w:r>
        <w:r>
          <w:t>.</w:t>
        </w:r>
      </w:ins>
      <w:ins w:id="675" w:author="עופר קלוו" w:date="2013-09-27T00:28:00Z">
        <w:r>
          <w:br/>
          <w:t>(A red on gray italic text).</w:t>
        </w:r>
      </w:ins>
    </w:p>
    <w:p w:rsidR="00413E2E" w:rsidRDefault="00413E2E">
      <w:pPr>
        <w:pStyle w:val="ac"/>
        <w:numPr>
          <w:ilvl w:val="1"/>
          <w:numId w:val="23"/>
        </w:numPr>
        <w:rPr>
          <w:ins w:id="676" w:author="עופר קלוו" w:date="2013-09-26T23:53:00Z"/>
        </w:rPr>
        <w:pPrChange w:id="677" w:author="עופר קלוו" w:date="2013-09-27T00:22:00Z">
          <w:pPr/>
        </w:pPrChange>
      </w:pPr>
      <w:ins w:id="678" w:author="עופר קלוו" w:date="2013-09-27T00:23:00Z">
        <w:r>
          <w:t>Ove</w:t>
        </w:r>
      </w:ins>
      <w:ins w:id="679" w:author="עופר קלוו" w:date="2013-09-27T00:26:00Z">
        <w:r>
          <w:t>r</w:t>
        </w:r>
      </w:ins>
      <w:ins w:id="680" w:author="עופר קלוו" w:date="2013-09-27T00:23:00Z">
        <w:r>
          <w:t>r</w:t>
        </w:r>
      </w:ins>
      <w:ins w:id="681" w:author="עופר קלוו" w:date="2013-09-27T00:24:00Z">
        <w:r>
          <w:t>ide</w:t>
        </w:r>
      </w:ins>
      <w:ins w:id="682" w:author="עופר קלוו" w:date="2013-09-27T00:26:00Z">
        <w:r>
          <w:t xml:space="preserve"> data </w:t>
        </w:r>
      </w:ins>
      <w:ins w:id="683" w:author="עופר קלוו" w:date="2013-09-27T00:27:00Z">
        <w:r>
          <w:t xml:space="preserve">from element A to B will be shown in the next format style: </w:t>
        </w:r>
        <w:r w:rsidRPr="00413E2E">
          <w:rPr>
            <w:b/>
            <w:bCs/>
            <w:color w:val="00B050"/>
            <w:bdr w:val="single" w:sz="4" w:space="0" w:color="auto"/>
            <w:rPrChange w:id="684" w:author="עופר קלוו" w:date="2013-09-27T00:27:00Z">
              <w:rPr/>
            </w:rPrChange>
          </w:rPr>
          <w:t>some-override-data</w:t>
        </w:r>
        <w:r>
          <w:t>.</w:t>
        </w:r>
      </w:ins>
      <w:ins w:id="685" w:author="עופר קלוו" w:date="2013-09-27T00:28:00Z">
        <w:r>
          <w:br/>
          <w:t>(A green on white b</w:t>
        </w:r>
      </w:ins>
      <w:ins w:id="686" w:author="עופר קלוו" w:date="2013-09-27T00:29:00Z">
        <w:r>
          <w:t>old text).</w:t>
        </w:r>
      </w:ins>
      <w:ins w:id="687" w:author="עופר קלוו" w:date="2013-09-27T00:21:00Z">
        <w:r>
          <w:br/>
        </w:r>
      </w:ins>
    </w:p>
    <w:p w:rsidR="005A6B97" w:rsidRDefault="005A6B97">
      <w:pPr>
        <w:rPr>
          <w:ins w:id="688" w:author="עופר קלוו" w:date="2013-10-02T23:01:00Z"/>
        </w:rPr>
      </w:pPr>
      <w:ins w:id="689" w:author="עופר קלוו" w:date="2013-10-02T23:01:00Z">
        <w:r>
          <w:br w:type="page"/>
        </w:r>
      </w:ins>
    </w:p>
    <w:p w:rsidR="00413E2E" w:rsidRDefault="00413E2E">
      <w:pPr>
        <w:pStyle w:val="ac"/>
        <w:numPr>
          <w:ilvl w:val="0"/>
          <w:numId w:val="23"/>
        </w:numPr>
        <w:rPr>
          <w:ins w:id="690" w:author="עופר קלוו" w:date="2013-09-26T23:39:00Z"/>
        </w:rPr>
        <w:pPrChange w:id="691" w:author="עופר קלוו" w:date="2013-09-26T23:52:00Z">
          <w:pPr/>
        </w:pPrChange>
      </w:pPr>
      <w:ins w:id="692" w:author="עופר קלוו" w:date="2013-09-26T23:08:00Z">
        <w:r>
          <w:lastRenderedPageBreak/>
          <w:t xml:space="preserve">On node </w:t>
        </w:r>
      </w:ins>
      <w:ins w:id="693" w:author="עופר קלוו" w:date="2013-09-26T23:09:00Z">
        <w:r>
          <w:t xml:space="preserve">colored row, there should be </w:t>
        </w:r>
      </w:ins>
      <w:ins w:id="694" w:author="עופר קלוו" w:date="2013-09-26T23:33:00Z">
        <w:r>
          <w:t xml:space="preserve">on every element </w:t>
        </w:r>
      </w:ins>
      <w:ins w:id="695" w:author="עופר קלוו" w:date="2013-09-26T23:34:00Z">
        <w:r>
          <w:t>column (of the selected element and on inheritance parent elements) a</w:t>
        </w:r>
      </w:ins>
      <w:ins w:id="696" w:author="עופר קלוו" w:date="2013-09-26T23:09:00Z">
        <w:r>
          <w:t xml:space="preserve"> variable</w:t>
        </w:r>
      </w:ins>
      <w:ins w:id="697" w:author="עופר קלוו" w:date="2013-09-26T23:33:00Z">
        <w:r>
          <w:t xml:space="preserve"> </w:t>
        </w:r>
        <w:r w:rsidRPr="00413E2E">
          <w:t xml:space="preserve">clause </w:t>
        </w:r>
        <w:r>
          <w:t>‘a=b’ to hint</w:t>
        </w:r>
      </w:ins>
      <w:ins w:id="698" w:author="עופר קלוו" w:date="2013-09-26T23:35:00Z">
        <w:r>
          <w:t xml:space="preserve"> the user about the content of that node, without the need to expand it just to see what variables a</w:t>
        </w:r>
      </w:ins>
      <w:ins w:id="699" w:author="עופר קלוו" w:date="2013-09-26T23:36:00Z">
        <w:r>
          <w:t>nd attributes it contains.</w:t>
        </w:r>
      </w:ins>
      <w:ins w:id="700" w:author="עופר קלוו" w:date="2013-09-26T23:38:00Z">
        <w:r>
          <w:br/>
        </w:r>
      </w:ins>
      <w:ins w:id="701" w:author="עופר קלוו" w:date="2013-09-26T23:37:00Z">
        <w:r>
          <w:t>For example see</w:t>
        </w:r>
      </w:ins>
      <w:ins w:id="702" w:author="עופר קלוו" w:date="2013-09-26T23:36:00Z">
        <w:r>
          <w:t xml:space="preserve"> </w:t>
        </w:r>
      </w:ins>
      <w:ins w:id="703" w:author="עופר קלוו" w:date="2013-09-26T23:52:00Z">
        <w:r>
          <w:fldChar w:fldCharType="begin"/>
        </w:r>
        <w:r>
          <w:instrText xml:space="preserve"> REF _Ref368002867 \h </w:instrText>
        </w:r>
      </w:ins>
      <w:r>
        <w:fldChar w:fldCharType="separate"/>
      </w:r>
      <w:ins w:id="704" w:author="עופר קלוו" w:date="2013-09-27T00:11:00Z">
        <w:r>
          <w:t xml:space="preserve">Figure </w:t>
        </w:r>
        <w:r>
          <w:rPr>
            <w:noProof/>
          </w:rPr>
          <w:t>4</w:t>
        </w:r>
      </w:ins>
      <w:ins w:id="705" w:author="עופר קלוו" w:date="2013-09-26T23:52:00Z">
        <w:r>
          <w:fldChar w:fldCharType="end"/>
        </w:r>
      </w:ins>
      <w:ins w:id="706" w:author="עופר קלוו" w:date="2013-09-26T23:36:00Z">
        <w:r>
          <w:t>.</w:t>
        </w:r>
      </w:ins>
      <w:ins w:id="707" w:author="עופר קלוו" w:date="2013-09-26T23:38:00Z">
        <w:r>
          <w:br/>
        </w:r>
      </w:ins>
      <w:ins w:id="708" w:author="עופר קלוו" w:date="2013-09-26T23:36:00Z">
        <w:r>
          <w:t xml:space="preserve">The hint </w:t>
        </w:r>
      </w:ins>
      <w:ins w:id="709" w:author="עופר קלוו" w:date="2013-09-26T23:37:00Z">
        <w:r>
          <w:t xml:space="preserve">property </w:t>
        </w:r>
      </w:ins>
      <w:ins w:id="710" w:author="עופר קלוו" w:date="2013-09-26T23:36:00Z">
        <w:r>
          <w:t xml:space="preserve">should be </w:t>
        </w:r>
      </w:ins>
      <w:ins w:id="711" w:author="עופר קלוו" w:date="2013-09-26T23:37:00Z">
        <w:r>
          <w:t xml:space="preserve">selected </w:t>
        </w:r>
      </w:ins>
      <w:ins w:id="712" w:author="עופר קלוו" w:date="2013-09-26T23:39:00Z">
        <w:r>
          <w:t xml:space="preserve">according to this </w:t>
        </w:r>
      </w:ins>
      <w:ins w:id="713" w:author="עופר קלוו" w:date="2013-09-26T23:51:00Z">
        <w:r>
          <w:t>algorithm</w:t>
        </w:r>
      </w:ins>
      <w:ins w:id="714" w:author="עופר קלוו" w:date="2013-09-26T23:39:00Z">
        <w:r>
          <w:t>:</w:t>
        </w:r>
      </w:ins>
    </w:p>
    <w:p w:rsidR="00413E2E" w:rsidRDefault="00413E2E">
      <w:pPr>
        <w:pStyle w:val="ac"/>
        <w:numPr>
          <w:ilvl w:val="1"/>
          <w:numId w:val="23"/>
        </w:numPr>
        <w:rPr>
          <w:ins w:id="715" w:author="עופר קלוו" w:date="2013-09-26T23:39:00Z"/>
        </w:rPr>
        <w:pPrChange w:id="716" w:author="עופר קלוו" w:date="2013-09-26T23:39:00Z">
          <w:pPr/>
        </w:pPrChange>
      </w:pPr>
      <w:ins w:id="717" w:author="עופר קלוו" w:date="2013-09-26T23:39:00Z">
        <w:r>
          <w:t>Use the “id” attribute.</w:t>
        </w:r>
      </w:ins>
    </w:p>
    <w:p w:rsidR="00413E2E" w:rsidRDefault="00413E2E">
      <w:pPr>
        <w:pStyle w:val="ac"/>
        <w:numPr>
          <w:ilvl w:val="1"/>
          <w:numId w:val="23"/>
        </w:numPr>
        <w:rPr>
          <w:ins w:id="718" w:author="עופר קלוו" w:date="2013-09-26T23:40:00Z"/>
        </w:rPr>
        <w:pPrChange w:id="719" w:author="עופר קלוו" w:date="2013-09-26T23:39:00Z">
          <w:pPr/>
        </w:pPrChange>
      </w:pPr>
      <w:ins w:id="720" w:author="עופר קלוו" w:date="2013-09-26T23:40:00Z">
        <w:r>
          <w:t>Use the “name” variable (if “id” not available).</w:t>
        </w:r>
      </w:ins>
    </w:p>
    <w:p w:rsidR="00413E2E" w:rsidRDefault="00413E2E">
      <w:pPr>
        <w:pStyle w:val="ac"/>
        <w:numPr>
          <w:ilvl w:val="1"/>
          <w:numId w:val="23"/>
        </w:numPr>
        <w:rPr>
          <w:ins w:id="721" w:author="עופר קלוו" w:date="2013-09-26T23:41:00Z"/>
        </w:rPr>
        <w:pPrChange w:id="722" w:author="עופר קלוו" w:date="2013-09-26T23:39:00Z">
          <w:pPr/>
        </w:pPrChange>
      </w:pPr>
      <w:ins w:id="723" w:author="עופר קלוו" w:date="2013-09-26T23:40:00Z">
        <w:r>
          <w:t xml:space="preserve">Use the “class” attribute (if “id” and “name” not </w:t>
        </w:r>
      </w:ins>
      <w:ins w:id="724" w:author="עופר קלוו" w:date="2013-09-26T23:41:00Z">
        <w:r>
          <w:t>available).</w:t>
        </w:r>
      </w:ins>
    </w:p>
    <w:p w:rsidR="00413E2E" w:rsidRDefault="00413E2E">
      <w:pPr>
        <w:pStyle w:val="ac"/>
        <w:numPr>
          <w:ilvl w:val="1"/>
          <w:numId w:val="23"/>
        </w:numPr>
        <w:rPr>
          <w:ins w:id="725" w:author="עופר קלוו" w:date="2013-09-26T23:42:00Z"/>
        </w:rPr>
        <w:pPrChange w:id="726" w:author="עופר קלוו" w:date="2013-09-26T23:41:00Z">
          <w:pPr/>
        </w:pPrChange>
      </w:pPr>
      <w:ins w:id="727" w:author="עופר קלוו" w:date="2013-09-26T23:41:00Z">
        <w:r>
          <w:t>Use the fi</w:t>
        </w:r>
      </w:ins>
      <w:ins w:id="728" w:author="עופר קלוו" w:date="2013-09-26T23:42:00Z">
        <w:r>
          <w:t>r</w:t>
        </w:r>
      </w:ins>
      <w:ins w:id="729" w:author="עופר קלוו" w:date="2013-09-26T23:41:00Z">
        <w:r>
          <w:t>st attribute (if “id”, “name” and “class” not available).</w:t>
        </w:r>
      </w:ins>
    </w:p>
    <w:p w:rsidR="00413E2E" w:rsidRDefault="00413E2E">
      <w:pPr>
        <w:pStyle w:val="ac"/>
        <w:numPr>
          <w:ilvl w:val="1"/>
          <w:numId w:val="23"/>
        </w:numPr>
        <w:rPr>
          <w:ins w:id="730" w:author="עופר קלוו" w:date="2013-09-26T23:42:00Z"/>
        </w:rPr>
        <w:pPrChange w:id="731" w:author="עופר קלוו" w:date="2013-09-26T23:41:00Z">
          <w:pPr/>
        </w:pPrChange>
      </w:pPr>
      <w:ins w:id="732" w:author="עופר קלוו" w:date="2013-09-26T23:42:00Z">
        <w:r>
          <w:t>Leave empty if also no attribute exists for the node.</w:t>
        </w:r>
      </w:ins>
    </w:p>
    <w:p w:rsidR="00413E2E" w:rsidRDefault="00413E2E">
      <w:pPr>
        <w:keepNext/>
        <w:spacing w:after="0" w:line="240" w:lineRule="auto"/>
        <w:jc w:val="center"/>
        <w:rPr>
          <w:ins w:id="733" w:author="עופר קלוו" w:date="2013-09-26T23:50:00Z"/>
        </w:rPr>
        <w:pPrChange w:id="734" w:author="עופר קלוו" w:date="2013-09-26T23:51:00Z">
          <w:pPr>
            <w:jc w:val="center"/>
          </w:pPr>
        </w:pPrChange>
      </w:pPr>
      <w:ins w:id="735" w:author="עופר קלוו" w:date="2013-09-27T00:26:00Z">
        <w:r>
          <w:rPr>
            <w:noProof/>
          </w:rPr>
          <w:drawing>
            <wp:inline distT="0" distB="0" distL="0" distR="0" wp14:anchorId="55E7A794" wp14:editId="3314C171">
              <wp:extent cx="6570980" cy="4041588"/>
              <wp:effectExtent l="0" t="0" r="0" b="0"/>
              <wp:docPr id="60" name="תמונה 60" descr="C:\Users\OC\AppData\Local\Temp\SNAGHTML3552f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C\AppData\Local\Temp\SNAGHTML3552f3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0980" cy="4041588"/>
                      </a:xfrm>
                      <a:prstGeom prst="rect">
                        <a:avLst/>
                      </a:prstGeom>
                      <a:noFill/>
                      <a:ln>
                        <a:noFill/>
                      </a:ln>
                    </pic:spPr>
                  </pic:pic>
                </a:graphicData>
              </a:graphic>
            </wp:inline>
          </w:drawing>
        </w:r>
      </w:ins>
    </w:p>
    <w:p w:rsidR="00413E2E" w:rsidRDefault="00413E2E">
      <w:pPr>
        <w:pStyle w:val="af"/>
        <w:jc w:val="center"/>
        <w:rPr>
          <w:ins w:id="736" w:author="עופר קלוו" w:date="2013-09-26T23:50:00Z"/>
        </w:rPr>
        <w:pPrChange w:id="737" w:author="עופר קלוו" w:date="2013-09-26T23:50:00Z">
          <w:pPr>
            <w:pStyle w:val="af"/>
          </w:pPr>
        </w:pPrChange>
      </w:pPr>
      <w:bookmarkStart w:id="738" w:name="_Ref368002867"/>
      <w:ins w:id="739" w:author="עופר קלוו" w:date="2013-09-26T23:50:00Z">
        <w:r>
          <w:t xml:space="preserve">Figure </w:t>
        </w:r>
        <w:r>
          <w:fldChar w:fldCharType="begin"/>
        </w:r>
        <w:r>
          <w:instrText xml:space="preserve"> SEQ Figure \* ARABIC </w:instrText>
        </w:r>
      </w:ins>
      <w:r>
        <w:fldChar w:fldCharType="separate"/>
      </w:r>
      <w:ins w:id="740" w:author="עופר קלוו" w:date="2013-09-27T00:11:00Z">
        <w:r>
          <w:rPr>
            <w:noProof/>
          </w:rPr>
          <w:t>4</w:t>
        </w:r>
      </w:ins>
      <w:ins w:id="741" w:author="עופר קלוו" w:date="2013-09-26T23:50:00Z">
        <w:r>
          <w:fldChar w:fldCharType="end"/>
        </w:r>
        <w:bookmarkEnd w:id="738"/>
        <w:r>
          <w:t xml:space="preserve"> - Node hints example</w:t>
        </w:r>
      </w:ins>
    </w:p>
    <w:p w:rsidR="009069B8" w:rsidRDefault="009069B8">
      <w:pPr>
        <w:rPr>
          <w:ins w:id="742" w:author="עופר קלוו" w:date="2013-10-02T00:12:00Z"/>
        </w:rPr>
      </w:pPr>
      <w:ins w:id="743" w:author="עופר קלוו" w:date="2013-10-02T00:12:00Z">
        <w:r>
          <w:br w:type="page"/>
        </w:r>
      </w:ins>
    </w:p>
    <w:p w:rsidR="009069B8" w:rsidRDefault="009069B8" w:rsidP="009069B8">
      <w:pPr>
        <w:rPr>
          <w:ins w:id="744" w:author="עופר קלוו" w:date="2013-10-02T00:12:00Z"/>
        </w:rPr>
        <w:pPrChange w:id="745" w:author="עופר קלוו" w:date="2013-10-02T00:12:00Z">
          <w:pPr/>
        </w:pPrChange>
      </w:pPr>
    </w:p>
    <w:p w:rsidR="009069B8" w:rsidRDefault="009069B8" w:rsidP="009069B8">
      <w:pPr>
        <w:rPr>
          <w:ins w:id="746" w:author="עופר קלוו" w:date="2013-10-02T00:12:00Z"/>
        </w:rPr>
        <w:pPrChange w:id="747" w:author="עופר קלוו" w:date="2013-10-02T00:12:00Z">
          <w:pPr/>
        </w:pPrChange>
      </w:pPr>
      <w:ins w:id="748" w:author="עופר קלוו" w:date="2013-10-02T00:12:00Z">
        <w:r w:rsidRPr="006D056B">
          <w:rPr>
            <w:b/>
            <w:bCs/>
            <w:u w:val="single"/>
            <w:rPrChange w:id="749" w:author="עופר קלוו" w:date="2013-10-02T23:02:00Z">
              <w:rPr/>
            </w:rPrChange>
          </w:rPr>
          <w:t>Editing and update data</w:t>
        </w:r>
        <w:r>
          <w:t>:</w:t>
        </w:r>
      </w:ins>
    </w:p>
    <w:p w:rsidR="009A2CD5" w:rsidRDefault="009A2CD5" w:rsidP="009A2CD5">
      <w:pPr>
        <w:pStyle w:val="ac"/>
        <w:numPr>
          <w:ilvl w:val="0"/>
          <w:numId w:val="23"/>
        </w:numPr>
        <w:rPr>
          <w:ins w:id="750" w:author="עופר קלוו" w:date="2013-10-02T00:14:00Z"/>
        </w:rPr>
        <w:pPrChange w:id="751" w:author="עופר קלוו" w:date="2013-10-02T00:14:00Z">
          <w:pPr/>
        </w:pPrChange>
      </w:pPr>
      <w:ins w:id="752" w:author="עופר קלוו" w:date="2013-10-02T00:14:00Z">
        <w:r>
          <w:t>User Controls on the properties view:</w:t>
        </w:r>
      </w:ins>
    </w:p>
    <w:p w:rsidR="009A2CD5" w:rsidRDefault="009A2CD5" w:rsidP="009A2CD5">
      <w:pPr>
        <w:pStyle w:val="ac"/>
        <w:numPr>
          <w:ilvl w:val="1"/>
          <w:numId w:val="23"/>
        </w:numPr>
        <w:rPr>
          <w:ins w:id="753" w:author="עופר קלוו" w:date="2013-10-02T00:15:00Z"/>
        </w:rPr>
        <w:pPrChange w:id="754" w:author="עופר קלוו" w:date="2013-10-02T00:14:00Z">
          <w:pPr/>
        </w:pPrChange>
      </w:pPr>
      <w:ins w:id="755" w:author="עופר קלוו" w:date="2013-10-02T00:14:00Z">
        <w:r>
          <w:t xml:space="preserve">Mouse Click (As describes above in </w:t>
        </w:r>
      </w:ins>
      <w:ins w:id="756" w:author="עופר קלוו" w:date="2013-10-02T00:15:00Z">
        <w:r>
          <w:fldChar w:fldCharType="begin"/>
        </w:r>
        <w:r>
          <w:instrText xml:space="preserve"> REF _Ref368436252 \r \h </w:instrText>
        </w:r>
      </w:ins>
      <w:r>
        <w:fldChar w:fldCharType="separate"/>
      </w:r>
      <w:ins w:id="757" w:author="עופר קלוו" w:date="2013-10-02T00:15:00Z">
        <w:r>
          <w:rPr>
            <w:rFonts w:hint="cs"/>
            <w:cs/>
          </w:rPr>
          <w:t>‎</w:t>
        </w:r>
        <w:r>
          <w:t>3.1</w:t>
        </w:r>
        <w:r>
          <w:t>.</w:t>
        </w:r>
        <w:r>
          <w:t>1.2</w:t>
        </w:r>
        <w:r>
          <w:fldChar w:fldCharType="end"/>
        </w:r>
        <w:r>
          <w:t>)</w:t>
        </w:r>
      </w:ins>
    </w:p>
    <w:p w:rsidR="009A2CD5" w:rsidRDefault="009A2CD5" w:rsidP="009A2CD5">
      <w:pPr>
        <w:pStyle w:val="ac"/>
        <w:numPr>
          <w:ilvl w:val="1"/>
          <w:numId w:val="23"/>
        </w:numPr>
        <w:rPr>
          <w:ins w:id="758" w:author="עופר קלוו" w:date="2013-10-02T00:16:00Z"/>
        </w:rPr>
        <w:pPrChange w:id="759" w:author="עופר קלוו" w:date="2013-10-02T00:14:00Z">
          <w:pPr/>
        </w:pPrChange>
      </w:pPr>
      <w:ins w:id="760" w:author="עופר קלוו" w:date="2013-10-02T00:15:00Z">
        <w:r>
          <w:t>Keyboard</w:t>
        </w:r>
      </w:ins>
    </w:p>
    <w:p w:rsidR="009A2CD5" w:rsidRDefault="009A2CD5" w:rsidP="009A2CD5">
      <w:pPr>
        <w:pStyle w:val="ac"/>
        <w:numPr>
          <w:ilvl w:val="2"/>
          <w:numId w:val="23"/>
        </w:numPr>
        <w:rPr>
          <w:ins w:id="761" w:author="עופר קלוו" w:date="2013-10-02T00:15:00Z"/>
        </w:rPr>
        <w:pPrChange w:id="762" w:author="עופר קלוו" w:date="2013-10-02T00:16:00Z">
          <w:pPr/>
        </w:pPrChange>
      </w:pPr>
      <w:ins w:id="763" w:author="עופר קלוו" w:date="2013-10-02T00:16:00Z">
        <w:r>
          <w:t>A</w:t>
        </w:r>
      </w:ins>
      <w:ins w:id="764" w:author="עופר קלוו" w:date="2013-10-02T00:15:00Z">
        <w:r>
          <w:t>rrows to navigate the cells</w:t>
        </w:r>
      </w:ins>
      <w:ins w:id="765" w:author="עופר קלוו" w:date="2013-10-02T00:16:00Z">
        <w:r>
          <w:t xml:space="preserve"> (selected cell changed </w:t>
        </w:r>
      </w:ins>
      <w:ins w:id="766" w:author="עופר קלוו" w:date="2013-10-02T00:17:00Z">
        <w:r>
          <w:t>cordially</w:t>
        </w:r>
      </w:ins>
      <w:ins w:id="767" w:author="עופר קלוו" w:date="2013-10-02T00:16:00Z">
        <w:r>
          <w:t>)</w:t>
        </w:r>
      </w:ins>
      <w:ins w:id="768" w:author="עופר קלוו" w:date="2013-10-02T00:15:00Z">
        <w:r>
          <w:t>.</w:t>
        </w:r>
      </w:ins>
    </w:p>
    <w:p w:rsidR="009A2CD5" w:rsidRDefault="009A2CD5" w:rsidP="009A2CD5">
      <w:pPr>
        <w:pStyle w:val="ac"/>
        <w:numPr>
          <w:ilvl w:val="2"/>
          <w:numId w:val="23"/>
        </w:numPr>
        <w:rPr>
          <w:ins w:id="769" w:author="עופר קלוו" w:date="2013-10-02T00:17:00Z"/>
        </w:rPr>
        <w:pPrChange w:id="770" w:author="עופר קלוו" w:date="2013-10-02T00:17:00Z">
          <w:pPr/>
        </w:pPrChange>
      </w:pPr>
      <w:ins w:id="771" w:author="עופר קלוו" w:date="2013-10-02T00:15:00Z">
        <w:r>
          <w:t xml:space="preserve">Enter Key to </w:t>
        </w:r>
      </w:ins>
      <w:ins w:id="772" w:author="עופר קלוו" w:date="2013-10-02T00:16:00Z">
        <w:r>
          <w:t>open a cell editor for manual edit (if cell not blocked for a change).</w:t>
        </w:r>
      </w:ins>
    </w:p>
    <w:p w:rsidR="009A2CD5" w:rsidRDefault="009A2CD5" w:rsidP="009A2CD5">
      <w:pPr>
        <w:pStyle w:val="ac"/>
        <w:numPr>
          <w:ilvl w:val="2"/>
          <w:numId w:val="23"/>
        </w:numPr>
        <w:rPr>
          <w:ins w:id="773" w:author="עופר קלוו" w:date="2013-10-02T00:20:00Z"/>
        </w:rPr>
        <w:pPrChange w:id="774" w:author="עופר קלוו" w:date="2013-10-02T00:20:00Z">
          <w:pPr/>
        </w:pPrChange>
      </w:pPr>
      <w:ins w:id="775" w:author="עופר קלוו" w:date="2013-10-02T00:17:00Z">
        <w:r>
          <w:t xml:space="preserve">Esc key to cancel </w:t>
        </w:r>
      </w:ins>
      <w:ins w:id="776" w:author="עופר קלוו" w:date="2013-10-02T00:18:00Z">
        <w:r>
          <w:t>cell change</w:t>
        </w:r>
      </w:ins>
      <w:ins w:id="777" w:author="עופר קלוו" w:date="2013-10-02T00:20:00Z">
        <w:r>
          <w:t>.</w:t>
        </w:r>
      </w:ins>
      <w:ins w:id="778" w:author="עופר קלוו" w:date="2013-10-02T00:35:00Z">
        <w:r w:rsidR="00961ABE">
          <w:br/>
        </w:r>
      </w:ins>
    </w:p>
    <w:p w:rsidR="009A2CD5" w:rsidRDefault="009A2CD5" w:rsidP="0004042E">
      <w:pPr>
        <w:pStyle w:val="ac"/>
        <w:numPr>
          <w:ilvl w:val="0"/>
          <w:numId w:val="23"/>
        </w:numPr>
        <w:rPr>
          <w:ins w:id="779" w:author="עופר קלוו" w:date="2013-10-02T00:21:00Z"/>
        </w:rPr>
        <w:pPrChange w:id="780" w:author="עופר קלוו" w:date="2013-10-02T23:15:00Z">
          <w:pPr/>
        </w:pPrChange>
      </w:pPr>
      <w:ins w:id="781" w:author="עופר קלוו" w:date="2013-10-02T00:20:00Z">
        <w:r>
          <w:t xml:space="preserve">Cell </w:t>
        </w:r>
      </w:ins>
      <w:ins w:id="782" w:author="עופר קלוו" w:date="2013-10-02T00:21:00Z">
        <w:r>
          <w:t>editor</w:t>
        </w:r>
      </w:ins>
      <w:ins w:id="783" w:author="עופר קלוו" w:date="2013-10-02T00:29:00Z">
        <w:r w:rsidR="00B65900">
          <w:t>s</w:t>
        </w:r>
      </w:ins>
      <w:ins w:id="784" w:author="עופר קלוו" w:date="2013-10-02T23:17:00Z">
        <w:r w:rsidR="008141D2">
          <w:t xml:space="preserve">: </w:t>
        </w:r>
      </w:ins>
      <w:ins w:id="785" w:author="עופר קלוו" w:date="2013-10-02T23:15:00Z">
        <w:r w:rsidR="0004042E">
          <w:br/>
          <w:t>An</w:t>
        </w:r>
      </w:ins>
      <w:ins w:id="786" w:author="עופר קלוו" w:date="2013-10-02T23:06:00Z">
        <w:r w:rsidR="004167C4">
          <w:t xml:space="preserve"> inner </w:t>
        </w:r>
      </w:ins>
      <w:ins w:id="787" w:author="עופר קלוו" w:date="2013-10-02T23:07:00Z">
        <w:r w:rsidR="004167C4">
          <w:t xml:space="preserve">GUI </w:t>
        </w:r>
      </w:ins>
      <w:ins w:id="788" w:author="עופר קלוו" w:date="2013-10-02T23:06:00Z">
        <w:r w:rsidR="004167C4">
          <w:t>controls tha</w:t>
        </w:r>
      </w:ins>
      <w:ins w:id="789" w:author="עופר קלוו" w:date="2013-10-02T23:07:00Z">
        <w:r w:rsidR="004167C4">
          <w:t>t helps edit cell data in the properties view grid.</w:t>
        </w:r>
      </w:ins>
      <w:bookmarkStart w:id="790" w:name="_GoBack"/>
      <w:bookmarkEnd w:id="790"/>
    </w:p>
    <w:p w:rsidR="00B65900" w:rsidRDefault="009A2CD5" w:rsidP="004167C4">
      <w:pPr>
        <w:pStyle w:val="ac"/>
        <w:numPr>
          <w:ilvl w:val="1"/>
          <w:numId w:val="23"/>
        </w:numPr>
        <w:rPr>
          <w:ins w:id="791" w:author="עופר קלוו" w:date="2013-10-02T00:25:00Z"/>
        </w:rPr>
        <w:pPrChange w:id="792" w:author="עופר קלוו" w:date="2013-10-02T23:10:00Z">
          <w:pPr/>
        </w:pPrChange>
      </w:pPr>
      <w:ins w:id="793" w:author="עופר קלוו" w:date="2013-10-02T00:21:00Z">
        <w:r>
          <w:t>For text data, a</w:t>
        </w:r>
      </w:ins>
      <w:ins w:id="794" w:author="עופר קלוו" w:date="2013-10-02T00:24:00Z">
        <w:r w:rsidR="00B65900">
          <w:t>n</w:t>
        </w:r>
      </w:ins>
      <w:ins w:id="795" w:author="עופר קלוו" w:date="2013-10-02T00:21:00Z">
        <w:r>
          <w:t xml:space="preserve"> in</w:t>
        </w:r>
      </w:ins>
      <w:ins w:id="796" w:author="עופר קלוו" w:date="2013-10-02T00:24:00Z">
        <w:r w:rsidR="00B65900">
          <w:t xml:space="preserve"> </w:t>
        </w:r>
      </w:ins>
      <w:ins w:id="797" w:author="עופר קלוו" w:date="2013-10-02T00:21:00Z">
        <w:r>
          <w:t>cell edit</w:t>
        </w:r>
      </w:ins>
      <w:ins w:id="798" w:author="עופר קלוו" w:date="2013-10-02T00:24:00Z">
        <w:r w:rsidR="00B65900">
          <w:t>or</w:t>
        </w:r>
      </w:ins>
      <w:ins w:id="799" w:author="עופר קלוו" w:date="2013-10-02T00:21:00Z">
        <w:r>
          <w:t xml:space="preserve"> </w:t>
        </w:r>
      </w:ins>
      <w:ins w:id="800" w:author="עופר קלוו" w:date="2013-10-02T23:09:00Z">
        <w:r w:rsidR="004167C4">
          <w:t xml:space="preserve">for text edit </w:t>
        </w:r>
      </w:ins>
      <w:ins w:id="801" w:author="עופר קלוו" w:date="2013-10-02T00:21:00Z">
        <w:r>
          <w:t>with</w:t>
        </w:r>
      </w:ins>
      <w:ins w:id="802" w:author="עופר קלוו" w:date="2013-10-02T00:24:00Z">
        <w:r w:rsidR="00B65900">
          <w:t xml:space="preserve"> </w:t>
        </w:r>
      </w:ins>
      <w:ins w:id="803" w:author="עופר קלוו" w:date="2013-10-02T23:09:00Z">
        <w:r w:rsidR="004167C4">
          <w:t xml:space="preserve">an </w:t>
        </w:r>
      </w:ins>
      <w:ins w:id="804" w:author="עופר קלוו" w:date="2013-10-02T00:24:00Z">
        <w:r w:rsidR="00B65900">
          <w:t>option for a small multiline</w:t>
        </w:r>
      </w:ins>
      <w:ins w:id="805" w:author="עופר קלוו" w:date="2013-10-02T00:21:00Z">
        <w:r>
          <w:t xml:space="preserve"> expand</w:t>
        </w:r>
      </w:ins>
      <w:ins w:id="806" w:author="עופר קלוו" w:date="2013-10-02T00:24:00Z">
        <w:r w:rsidR="004167C4">
          <w:t xml:space="preserve">ed </w:t>
        </w:r>
      </w:ins>
      <w:ins w:id="807" w:author="עופר קלוו" w:date="2013-10-02T23:10:00Z">
        <w:r w:rsidR="004167C4">
          <w:t>note</w:t>
        </w:r>
      </w:ins>
      <w:ins w:id="808" w:author="עופר קלוו" w:date="2013-10-02T00:24:00Z">
        <w:r w:rsidR="00B65900">
          <w:t>.</w:t>
        </w:r>
      </w:ins>
    </w:p>
    <w:p w:rsidR="00B65900" w:rsidRDefault="00B65900" w:rsidP="004167C4">
      <w:pPr>
        <w:pStyle w:val="ac"/>
        <w:numPr>
          <w:ilvl w:val="1"/>
          <w:numId w:val="23"/>
        </w:numPr>
        <w:rPr>
          <w:ins w:id="809" w:author="עופר קלוו" w:date="2013-10-02T00:25:00Z"/>
        </w:rPr>
        <w:pPrChange w:id="810" w:author="עופר קלוו" w:date="2013-10-02T23:08:00Z">
          <w:pPr/>
        </w:pPrChange>
      </w:pPr>
      <w:ins w:id="811" w:author="עופר קלוו" w:date="2013-10-02T00:25:00Z">
        <w:r>
          <w:t>For numerical data, an in cell editor</w:t>
        </w:r>
      </w:ins>
      <w:ins w:id="812" w:author="עופר קלוו" w:date="2013-10-02T23:08:00Z">
        <w:r w:rsidR="004167C4">
          <w:t xml:space="preserve"> for </w:t>
        </w:r>
      </w:ins>
      <w:ins w:id="813" w:author="עופר קלוו" w:date="2013-10-02T23:09:00Z">
        <w:r w:rsidR="004167C4">
          <w:t>numbers</w:t>
        </w:r>
      </w:ins>
      <w:ins w:id="814" w:author="עופר קלוו" w:date="2013-10-02T00:25:00Z">
        <w:r>
          <w:t>.</w:t>
        </w:r>
      </w:ins>
    </w:p>
    <w:p w:rsidR="00B65900" w:rsidRDefault="00B65900" w:rsidP="00B65900">
      <w:pPr>
        <w:pStyle w:val="ac"/>
        <w:numPr>
          <w:ilvl w:val="1"/>
          <w:numId w:val="23"/>
        </w:numPr>
        <w:rPr>
          <w:ins w:id="815" w:author="עופר קלוו" w:date="2013-10-02T00:26:00Z"/>
        </w:rPr>
        <w:pPrChange w:id="816" w:author="עופר קלוו" w:date="2013-10-02T00:26:00Z">
          <w:pPr/>
        </w:pPrChange>
      </w:pPr>
      <w:ins w:id="817" w:author="עופר קלוו" w:date="2013-10-02T00:25:00Z">
        <w:r>
          <w:t xml:space="preserve">For </w:t>
        </w:r>
      </w:ins>
      <w:ins w:id="818" w:author="עופר קלוו" w:date="2013-10-02T00:26:00Z">
        <w:r>
          <w:t>d</w:t>
        </w:r>
      </w:ins>
      <w:ins w:id="819" w:author="עופר קלוו" w:date="2013-10-02T00:25:00Z">
        <w:r>
          <w:t>ate</w:t>
        </w:r>
      </w:ins>
      <w:ins w:id="820" w:author="עופר קלוו" w:date="2013-10-02T00:26:00Z">
        <w:r>
          <w:t>s</w:t>
        </w:r>
      </w:ins>
      <w:ins w:id="821" w:author="עופר קלוו" w:date="2013-10-02T00:25:00Z">
        <w:r>
          <w:t>, an in cell combo to open a date picker dialog.</w:t>
        </w:r>
      </w:ins>
    </w:p>
    <w:p w:rsidR="00B65900" w:rsidRDefault="00B65900" w:rsidP="00B65900">
      <w:pPr>
        <w:pStyle w:val="ac"/>
        <w:numPr>
          <w:ilvl w:val="1"/>
          <w:numId w:val="23"/>
        </w:numPr>
        <w:rPr>
          <w:ins w:id="822" w:author="עופר קלוו" w:date="2013-10-02T00:27:00Z"/>
        </w:rPr>
        <w:pPrChange w:id="823" w:author="עופר קלוו" w:date="2013-10-02T00:24:00Z">
          <w:pPr/>
        </w:pPrChange>
      </w:pPr>
      <w:ins w:id="824" w:author="עופר קלוו" w:date="2013-10-02T00:26:00Z">
        <w:r>
          <w:t>For Boolean data, an in cell combo box with (</w:t>
        </w:r>
      </w:ins>
      <w:ins w:id="825" w:author="עופר קלוו" w:date="2013-10-02T00:27:00Z">
        <w:r>
          <w:t>“true” or “false” values).</w:t>
        </w:r>
      </w:ins>
    </w:p>
    <w:p w:rsidR="00B65900" w:rsidRDefault="00B65900" w:rsidP="00B65900">
      <w:pPr>
        <w:pStyle w:val="ac"/>
        <w:numPr>
          <w:ilvl w:val="1"/>
          <w:numId w:val="23"/>
        </w:numPr>
        <w:rPr>
          <w:ins w:id="826" w:author="עופר קלוו" w:date="2013-10-02T00:30:00Z"/>
        </w:rPr>
        <w:pPrChange w:id="827" w:author="עופר קלוו" w:date="2013-10-02T00:27:00Z">
          <w:pPr/>
        </w:pPrChange>
      </w:pPr>
      <w:ins w:id="828" w:author="עופר קלוו" w:date="2013-10-02T00:27:00Z">
        <w:r>
          <w:t xml:space="preserve">For </w:t>
        </w:r>
      </w:ins>
      <w:ins w:id="829" w:author="עופר קלוו" w:date="2013-10-02T00:28:00Z">
        <w:r>
          <w:t>Enumeration</w:t>
        </w:r>
      </w:ins>
      <w:ins w:id="830" w:author="עופר קלוו" w:date="2013-10-02T00:27:00Z">
        <w:r>
          <w:t xml:space="preserve"> lists</w:t>
        </w:r>
      </w:ins>
      <w:ins w:id="831" w:author="עופר קלוו" w:date="2013-10-02T00:28:00Z">
        <w:r>
          <w:t xml:space="preserve">, an in cell combo with the defined </w:t>
        </w:r>
      </w:ins>
      <w:ins w:id="832" w:author="עופר קלוו" w:date="2013-10-02T23:10:00Z">
        <w:r w:rsidR="0004042E">
          <w:t xml:space="preserve">ENUM </w:t>
        </w:r>
      </w:ins>
      <w:ins w:id="833" w:author="עופר קלוו" w:date="2013-10-02T00:28:00Z">
        <w:r>
          <w:t>items in it.</w:t>
        </w:r>
      </w:ins>
      <w:ins w:id="834" w:author="עופר קלוו" w:date="2013-10-02T00:35:00Z">
        <w:r w:rsidR="00961ABE">
          <w:br/>
        </w:r>
      </w:ins>
    </w:p>
    <w:p w:rsidR="00B65900" w:rsidRDefault="00B65900" w:rsidP="0004042E">
      <w:pPr>
        <w:pStyle w:val="ac"/>
        <w:numPr>
          <w:ilvl w:val="0"/>
          <w:numId w:val="23"/>
        </w:numPr>
        <w:rPr>
          <w:ins w:id="835" w:author="עופר קלוו" w:date="2013-10-02T00:30:00Z"/>
        </w:rPr>
        <w:pPrChange w:id="836" w:author="עופר קלוו" w:date="2013-10-02T23:11:00Z">
          <w:pPr/>
        </w:pPrChange>
      </w:pPr>
      <w:ins w:id="837" w:author="עופר קלוו" w:date="2013-10-02T00:30:00Z">
        <w:r>
          <w:t>Blocked cells</w:t>
        </w:r>
      </w:ins>
      <w:ins w:id="838" w:author="עופר קלוו" w:date="2013-10-02T23:11:00Z">
        <w:r w:rsidR="0004042E">
          <w:br/>
          <w:t xml:space="preserve">Cells which are </w:t>
        </w:r>
      </w:ins>
      <w:ins w:id="839" w:author="עופר קלוו" w:date="2013-10-02T00:32:00Z">
        <w:r>
          <w:t>protected against user edit action</w:t>
        </w:r>
      </w:ins>
      <w:ins w:id="840" w:author="עופר קלוו" w:date="2013-10-02T23:11:00Z">
        <w:r w:rsidR="0004042E">
          <w:t>s.</w:t>
        </w:r>
      </w:ins>
    </w:p>
    <w:p w:rsidR="00B65900" w:rsidRDefault="00B65900" w:rsidP="00B65900">
      <w:pPr>
        <w:pStyle w:val="ac"/>
        <w:numPr>
          <w:ilvl w:val="1"/>
          <w:numId w:val="23"/>
        </w:numPr>
        <w:rPr>
          <w:ins w:id="841" w:author="עופר קלוו" w:date="2013-10-02T00:32:00Z"/>
        </w:rPr>
        <w:pPrChange w:id="842" w:author="עופר קלוו" w:date="2013-10-02T00:30:00Z">
          <w:pPr/>
        </w:pPrChange>
      </w:pPr>
      <w:ins w:id="843" w:author="עופר קלוו" w:date="2013-10-02T00:31:00Z">
        <w:r>
          <w:t>Node caption text (most left column)</w:t>
        </w:r>
      </w:ins>
      <w:ins w:id="844" w:author="עופר קלוו" w:date="2013-10-02T00:32:00Z">
        <w:r>
          <w:t>.</w:t>
        </w:r>
      </w:ins>
    </w:p>
    <w:p w:rsidR="00B65900" w:rsidRDefault="00B65900" w:rsidP="00B65900">
      <w:pPr>
        <w:pStyle w:val="ac"/>
        <w:numPr>
          <w:ilvl w:val="1"/>
          <w:numId w:val="23"/>
        </w:numPr>
        <w:rPr>
          <w:ins w:id="845" w:author="עופר קלוו" w:date="2013-10-02T00:33:00Z"/>
        </w:rPr>
        <w:pPrChange w:id="846" w:author="עופר קלוו" w:date="2013-10-02T00:30:00Z">
          <w:pPr/>
        </w:pPrChange>
      </w:pPr>
      <w:ins w:id="847" w:author="עופר קלוו" w:date="2013-10-02T00:32:00Z">
        <w:r>
          <w:t>Node hints (auto calculated cells</w:t>
        </w:r>
      </w:ins>
      <w:ins w:id="848" w:author="עופר קלוו" w:date="2013-10-02T00:33:00Z">
        <w:r>
          <w:t>).</w:t>
        </w:r>
      </w:ins>
    </w:p>
    <w:p w:rsidR="0004042E" w:rsidRDefault="00961ABE" w:rsidP="00B65900">
      <w:pPr>
        <w:pStyle w:val="ac"/>
        <w:numPr>
          <w:ilvl w:val="1"/>
          <w:numId w:val="23"/>
        </w:numPr>
        <w:rPr>
          <w:ins w:id="849" w:author="עופר קלוו" w:date="2013-10-02T23:11:00Z"/>
        </w:rPr>
        <w:pPrChange w:id="850" w:author="עופר קלוו" w:date="2013-10-02T00:30:00Z">
          <w:pPr/>
        </w:pPrChange>
      </w:pPr>
      <w:ins w:id="851" w:author="עופר קלוו" w:date="2013-10-02T00:35:00Z">
        <w:r>
          <w:t>Columns names.</w:t>
        </w:r>
      </w:ins>
    </w:p>
    <w:p w:rsidR="0004042E" w:rsidRDefault="0004042E" w:rsidP="00B65900">
      <w:pPr>
        <w:pStyle w:val="ac"/>
        <w:numPr>
          <w:ilvl w:val="1"/>
          <w:numId w:val="23"/>
        </w:numPr>
        <w:rPr>
          <w:ins w:id="852" w:author="עופר קלוו" w:date="2013-10-02T23:15:00Z"/>
        </w:rPr>
        <w:pPrChange w:id="853" w:author="עופר קלוו" w:date="2013-10-02T00:30:00Z">
          <w:pPr/>
        </w:pPrChange>
      </w:pPr>
      <w:ins w:id="854" w:author="עופר קלוו" w:date="2013-10-02T23:12:00Z">
        <w:r>
          <w:t xml:space="preserve">Columns with </w:t>
        </w:r>
      </w:ins>
      <w:ins w:id="855" w:author="עופר קלוו" w:date="2013-10-02T23:11:00Z">
        <w:r>
          <w:t xml:space="preserve">INK language base elements </w:t>
        </w:r>
      </w:ins>
      <w:ins w:id="856" w:author="עופר קלוו" w:date="2013-10-02T23:12:00Z">
        <w:r>
          <w:t>in them (</w:t>
        </w:r>
      </w:ins>
      <w:ins w:id="857" w:author="עופר קלוו" w:date="2013-10-02T23:14:00Z">
        <w:r>
          <w:t>l</w:t>
        </w:r>
      </w:ins>
      <w:ins w:id="858" w:author="עופר קלוו" w:date="2013-10-02T23:12:00Z">
        <w:r>
          <w:t>ike “ink.core.InkClass”</w:t>
        </w:r>
      </w:ins>
      <w:ins w:id="859" w:author="עופר קלוו" w:date="2013-10-02T23:14:00Z">
        <w:r>
          <w:t>)</w:t>
        </w:r>
      </w:ins>
      <w:ins w:id="860" w:author="עופר קלוו" w:date="2013-10-02T23:15:00Z">
        <w:r>
          <w:t>.</w:t>
        </w:r>
      </w:ins>
    </w:p>
    <w:p w:rsidR="0004042E" w:rsidRDefault="0004042E" w:rsidP="0004042E">
      <w:pPr>
        <w:rPr>
          <w:ins w:id="861" w:author="עופר קלוו" w:date="2013-10-02T23:15:00Z"/>
        </w:rPr>
        <w:pPrChange w:id="862" w:author="עופר קלוו" w:date="2013-10-02T23:15:00Z">
          <w:pPr/>
        </w:pPrChange>
      </w:pPr>
    </w:p>
    <w:p w:rsidR="00AA798A" w:rsidRDefault="00AA798A" w:rsidP="0004042E">
      <w:pPr>
        <w:pPrChange w:id="863" w:author="עופר קלוו" w:date="2013-10-02T23:15:00Z">
          <w:pPr/>
        </w:pPrChange>
      </w:pPr>
      <w:r>
        <w:br w:type="page"/>
      </w:r>
    </w:p>
    <w:p w:rsidR="009D4CE8" w:rsidRDefault="009D4CE8" w:rsidP="00AD3553">
      <w:pPr>
        <w:pStyle w:val="3"/>
      </w:pPr>
      <w:bookmarkStart w:id="864" w:name="_Toc336467591"/>
      <w:r w:rsidRPr="009D4CE8">
        <w:lastRenderedPageBreak/>
        <w:t>INK Kiosk View</w:t>
      </w:r>
      <w:bookmarkEnd w:id="864"/>
    </w:p>
    <w:p w:rsidR="007B1608" w:rsidRPr="007B1608" w:rsidRDefault="007B1608" w:rsidP="007B1608">
      <w:r>
        <w:t xml:space="preserve">Normal icon: </w:t>
      </w:r>
      <w:r>
        <w:rPr>
          <w:noProof/>
        </w:rPr>
        <w:drawing>
          <wp:inline distT="0" distB="0" distL="0" distR="0" wp14:anchorId="3E4DDC60" wp14:editId="4C0C1DED">
            <wp:extent cx="152400" cy="152400"/>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STONE Kiosk View Icon.png"/>
                    <pic:cNvPicPr/>
                  </pic:nvPicPr>
                  <pic:blipFill>
                    <a:blip r:embed="rId2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p w:rsidR="00AA798A" w:rsidRPr="00235FAD" w:rsidRDefault="00AA798A" w:rsidP="00AA798A">
      <w:pPr>
        <w:jc w:val="center"/>
        <w:rPr>
          <w:rtl/>
        </w:rPr>
      </w:pPr>
      <w:r>
        <w:rPr>
          <w:noProof/>
        </w:rPr>
        <w:drawing>
          <wp:inline distT="0" distB="0" distL="0" distR="0" wp14:anchorId="07E4D8C7" wp14:editId="715D0F4D">
            <wp:extent cx="2952750" cy="6791325"/>
            <wp:effectExtent l="0" t="0" r="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2750" cy="6791325"/>
                    </a:xfrm>
                    <a:prstGeom prst="rect">
                      <a:avLst/>
                    </a:prstGeom>
                  </pic:spPr>
                </pic:pic>
              </a:graphicData>
            </a:graphic>
          </wp:inline>
        </w:drawing>
      </w:r>
      <w:r>
        <w:t xml:space="preserve">          </w:t>
      </w:r>
      <w:r>
        <w:rPr>
          <w:noProof/>
        </w:rPr>
        <w:drawing>
          <wp:inline distT="0" distB="0" distL="0" distR="0" wp14:anchorId="1A20E1FB" wp14:editId="7A8A07F6">
            <wp:extent cx="2952750" cy="680085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2750" cy="6800850"/>
                    </a:xfrm>
                    <a:prstGeom prst="rect">
                      <a:avLst/>
                    </a:prstGeom>
                  </pic:spPr>
                </pic:pic>
              </a:graphicData>
            </a:graphic>
          </wp:inline>
        </w:drawing>
      </w:r>
    </w:p>
    <w:p w:rsidR="00AD3553" w:rsidRDefault="00594C19" w:rsidP="00594C19">
      <w:pPr>
        <w:pStyle w:val="af"/>
        <w:jc w:val="center"/>
      </w:pPr>
      <w:bookmarkStart w:id="865" w:name="_Toc325923566"/>
      <w:r>
        <w:t xml:space="preserve">Figure </w:t>
      </w:r>
      <w:r w:rsidR="005C4C2F">
        <w:fldChar w:fldCharType="begin"/>
      </w:r>
      <w:r>
        <w:instrText xml:space="preserve"> SEQ Figure \* ARABIC </w:instrText>
      </w:r>
      <w:r w:rsidR="005C4C2F">
        <w:fldChar w:fldCharType="separate"/>
      </w:r>
      <w:ins w:id="866" w:author="עופר קלוו" w:date="2013-09-27T00:11:00Z">
        <w:r w:rsidR="00413E2E">
          <w:rPr>
            <w:noProof/>
          </w:rPr>
          <w:t>5</w:t>
        </w:r>
      </w:ins>
      <w:del w:id="867" w:author="עופר קלוו" w:date="2013-09-26T22:43:00Z">
        <w:r w:rsidR="00413E2E" w:rsidDel="00413E2E">
          <w:rPr>
            <w:noProof/>
          </w:rPr>
          <w:delText>2</w:delText>
        </w:r>
      </w:del>
      <w:r w:rsidR="005C4C2F">
        <w:fldChar w:fldCharType="end"/>
      </w:r>
      <w:r w:rsidR="004F5905">
        <w:t xml:space="preserve"> – INK </w:t>
      </w:r>
      <w:r w:rsidR="004F5905" w:rsidRPr="009D4CE8">
        <w:t>Kiosk View</w:t>
      </w:r>
      <w:bookmarkEnd w:id="865"/>
      <w:r w:rsidR="00AA798A">
        <w:t xml:space="preserve"> examples</w:t>
      </w:r>
    </w:p>
    <w:p w:rsidR="00AA798A" w:rsidRDefault="00AA798A" w:rsidP="00C054C2"/>
    <w:p w:rsidR="00AA798A" w:rsidRDefault="00AA798A" w:rsidP="00AA798A"/>
    <w:p w:rsidR="00D56D4F" w:rsidRDefault="00594C19" w:rsidP="00AA798A">
      <w:r>
        <w:t xml:space="preserve">The kiosk view </w:t>
      </w:r>
      <w:r w:rsidR="00AA798A">
        <w:t>usage</w:t>
      </w:r>
      <w:r>
        <w:t xml:space="preserve"> </w:t>
      </w:r>
      <w:r w:rsidR="00AA798A">
        <w:t xml:space="preserve">will be </w:t>
      </w:r>
      <w:r>
        <w:t xml:space="preserve">to store reusable notations of elements, </w:t>
      </w:r>
      <w:r w:rsidR="00C054C2">
        <w:t>to be</w:t>
      </w:r>
      <w:r>
        <w:t xml:space="preserve"> </w:t>
      </w:r>
      <w:r w:rsidR="00C054C2">
        <w:t>dragged</w:t>
      </w:r>
      <w:r>
        <w:t xml:space="preserve"> into the INK diagram view.</w:t>
      </w:r>
    </w:p>
    <w:p w:rsidR="00594C19" w:rsidRDefault="00594C19" w:rsidP="00592061">
      <w:r>
        <w:t xml:space="preserve">The view </w:t>
      </w:r>
      <w:r w:rsidR="00C054C2">
        <w:t xml:space="preserve">shall be </w:t>
      </w:r>
      <w:r>
        <w:t xml:space="preserve">built from a </w:t>
      </w:r>
      <w:r>
        <w:rPr>
          <w:rStyle w:val="word"/>
        </w:rPr>
        <w:t>collapsible</w:t>
      </w:r>
      <w:r>
        <w:t xml:space="preserve"> panel sections. The first </w:t>
      </w:r>
      <w:r w:rsidR="007F7F79">
        <w:t xml:space="preserve">mandatory </w:t>
      </w:r>
      <w:r>
        <w:t xml:space="preserve">section is dedicated to </w:t>
      </w:r>
      <w:r w:rsidR="007F7F79">
        <w:t xml:space="preserve">store </w:t>
      </w:r>
      <w:r>
        <w:t xml:space="preserve">basic INK notation </w:t>
      </w:r>
      <w:r w:rsidR="007F7F79">
        <w:t>for</w:t>
      </w:r>
      <w:r>
        <w:t xml:space="preserve"> draw</w:t>
      </w:r>
      <w:r w:rsidR="007F7F79">
        <w:t>ing</w:t>
      </w:r>
      <w:r>
        <w:t xml:space="preserve"> </w:t>
      </w:r>
      <w:r w:rsidR="007F7F79">
        <w:t xml:space="preserve">of </w:t>
      </w:r>
      <w:r>
        <w:t xml:space="preserve">new </w:t>
      </w:r>
      <w:r w:rsidR="007F7F79">
        <w:t xml:space="preserve">diagram elements and relations. The other optional sections are dedicated to </w:t>
      </w:r>
      <w:r w:rsidR="00592061">
        <w:t>display a static display of currently selected</w:t>
      </w:r>
      <w:r w:rsidR="006D5CBD">
        <w:t xml:space="preserve"> INK elements</w:t>
      </w:r>
      <w:r w:rsidR="00592061">
        <w:t>.</w:t>
      </w:r>
      <w:r w:rsidR="006D5CBD">
        <w:t xml:space="preserve"> </w:t>
      </w:r>
      <w:r w:rsidR="00592061">
        <w:t>This while u</w:t>
      </w:r>
      <w:r w:rsidR="006D5CBD">
        <w:t xml:space="preserve">sing hierarchy display of INK projects </w:t>
      </w:r>
      <w:r w:rsidR="006D5CBD">
        <w:sym w:font="Wingdings" w:char="F0E0"/>
      </w:r>
      <w:r w:rsidR="006D5CBD">
        <w:t xml:space="preserve"> name spaces (DSL’s) </w:t>
      </w:r>
      <w:r w:rsidR="006D5CBD">
        <w:sym w:font="Wingdings" w:char="F0E0"/>
      </w:r>
      <w:r w:rsidR="006D5CBD">
        <w:t xml:space="preserve"> INK type</w:t>
      </w:r>
      <w:r w:rsidR="007F7F79">
        <w:t>.</w:t>
      </w:r>
      <w:r w:rsidR="00592061">
        <w:t xml:space="preserve"> </w:t>
      </w:r>
      <w:r w:rsidR="006D5CBD">
        <w:t>INK types are:  Meta-Class, Class, Object and Enumeration.</w:t>
      </w:r>
    </w:p>
    <w:p w:rsidR="00FA3281" w:rsidRDefault="00FA3281" w:rsidP="00FA3281">
      <w:pPr>
        <w:pStyle w:val="4"/>
      </w:pPr>
      <w:r>
        <w:t>Popup menu options</w:t>
      </w:r>
    </w:p>
    <w:p w:rsidR="00F82786" w:rsidRDefault="00F82786" w:rsidP="00FF4FA9">
      <w:pPr>
        <w:rPr>
          <w:sz w:val="18"/>
          <w:szCs w:val="18"/>
        </w:rPr>
      </w:pPr>
      <w:r>
        <w:t>This view shall support the next popup menu options</w:t>
      </w:r>
      <w:del w:id="868" w:author="עופר קלוו" w:date="2013-10-02T23:17:00Z">
        <w:r w:rsidDel="008141D2">
          <w:delText>:</w:delText>
        </w:r>
      </w:del>
      <w:ins w:id="869" w:author="עופר קלוו" w:date="2013-10-02T23:17:00Z">
        <w:r w:rsidR="008141D2">
          <w:t xml:space="preserve">: </w:t>
        </w:r>
      </w:ins>
      <w:r w:rsidR="00277906">
        <w:br/>
      </w:r>
      <w:r w:rsidR="00277906" w:rsidRPr="00277906">
        <w:rPr>
          <w:sz w:val="18"/>
          <w:szCs w:val="18"/>
        </w:rPr>
        <w:t xml:space="preserve">(Keyboard alternatives: mnemonics and </w:t>
      </w:r>
      <w:del w:id="870" w:author="עופר קלוו" w:date="2013-10-02T23:17:00Z">
        <w:r w:rsidR="00277906" w:rsidRPr="00277906" w:rsidDel="008141D2">
          <w:rPr>
            <w:sz w:val="18"/>
            <w:szCs w:val="18"/>
          </w:rPr>
          <w:delText>accelerators,</w:delText>
        </w:r>
      </w:del>
      <w:ins w:id="871" w:author="עופר קלוו" w:date="2013-10-02T23:17:00Z">
        <w:r w:rsidR="008141D2" w:rsidRPr="00277906">
          <w:rPr>
            <w:sz w:val="18"/>
            <w:szCs w:val="18"/>
          </w:rPr>
          <w:t>accelerators</w:t>
        </w:r>
      </w:ins>
      <w:r w:rsidR="00277906" w:rsidRPr="00277906">
        <w:rPr>
          <w:sz w:val="18"/>
          <w:szCs w:val="18"/>
        </w:rPr>
        <w:t xml:space="preserve"> are customary marked)</w:t>
      </w:r>
    </w:p>
    <w:p w:rsidR="00AA798A" w:rsidRPr="00F82786" w:rsidRDefault="00AA798A" w:rsidP="00AA798A">
      <w:r>
        <w:t>Expand-bars title menu:</w:t>
      </w:r>
    </w:p>
    <w:p w:rsidR="00FA3281" w:rsidRDefault="00FA3281" w:rsidP="00AA798A">
      <w:pPr>
        <w:pStyle w:val="ac"/>
        <w:numPr>
          <w:ilvl w:val="0"/>
          <w:numId w:val="21"/>
        </w:numPr>
      </w:pPr>
      <w:r w:rsidRPr="009F4D97">
        <w:rPr>
          <w:b/>
          <w:bCs/>
          <w:u w:val="single"/>
        </w:rPr>
        <w:t>C</w:t>
      </w:r>
      <w:r w:rsidRPr="00F82786">
        <w:rPr>
          <w:b/>
          <w:bCs/>
        </w:rPr>
        <w:t>ollapse All</w:t>
      </w:r>
      <w:r>
        <w:t xml:space="preserve"> </w:t>
      </w:r>
      <w:r w:rsidR="009F4D97" w:rsidRPr="009F4D97">
        <w:rPr>
          <w:b/>
          <w:bCs/>
          <w:color w:val="808080" w:themeColor="background1" w:themeShade="80"/>
        </w:rPr>
        <w:t>(</w:t>
      </w:r>
      <w:r w:rsidR="00701ADC">
        <w:rPr>
          <w:b/>
          <w:bCs/>
          <w:color w:val="808080" w:themeColor="background1" w:themeShade="80"/>
        </w:rPr>
        <w:t>Ctrl</w:t>
      </w:r>
      <w:r w:rsidR="009F4D97" w:rsidRPr="009F4D97">
        <w:rPr>
          <w:b/>
          <w:bCs/>
          <w:color w:val="808080" w:themeColor="background1" w:themeShade="80"/>
        </w:rPr>
        <w:t xml:space="preserve"> </w:t>
      </w:r>
      <w:r w:rsidR="00AA798A">
        <w:rPr>
          <w:b/>
          <w:bCs/>
          <w:color w:val="808080" w:themeColor="background1" w:themeShade="80"/>
        </w:rPr>
        <w:t>C</w:t>
      </w:r>
      <w:r w:rsidR="009F4D97" w:rsidRPr="009F4D97">
        <w:rPr>
          <w:b/>
          <w:bCs/>
          <w:color w:val="808080" w:themeColor="background1" w:themeShade="80"/>
        </w:rPr>
        <w:t>)</w:t>
      </w:r>
      <w:r w:rsidR="009F4D97">
        <w:rPr>
          <w:b/>
          <w:bCs/>
          <w:color w:val="808080" w:themeColor="background1" w:themeShade="80"/>
        </w:rPr>
        <w:t xml:space="preserve"> </w:t>
      </w:r>
      <w:r>
        <w:t xml:space="preserve">– </w:t>
      </w:r>
      <w:r w:rsidR="0042728F">
        <w:t>O</w:t>
      </w:r>
      <w:r>
        <w:t xml:space="preserve">pen all the </w:t>
      </w:r>
      <w:r w:rsidR="00F82786">
        <w:t>v</w:t>
      </w:r>
      <w:r>
        <w:t>iew sections.</w:t>
      </w:r>
    </w:p>
    <w:p w:rsidR="00AA798A" w:rsidRDefault="00F82786" w:rsidP="00AA798A">
      <w:pPr>
        <w:pStyle w:val="ac"/>
        <w:numPr>
          <w:ilvl w:val="0"/>
          <w:numId w:val="21"/>
        </w:numPr>
      </w:pPr>
      <w:r w:rsidRPr="00AA798A">
        <w:rPr>
          <w:b/>
          <w:bCs/>
          <w:u w:val="single"/>
        </w:rPr>
        <w:t>E</w:t>
      </w:r>
      <w:r w:rsidRPr="00AA798A">
        <w:rPr>
          <w:b/>
          <w:bCs/>
        </w:rPr>
        <w:t>xpand All</w:t>
      </w:r>
      <w:r>
        <w:t xml:space="preserve"> </w:t>
      </w:r>
      <w:r w:rsidR="009F4D97" w:rsidRPr="00AA798A">
        <w:rPr>
          <w:b/>
          <w:bCs/>
          <w:color w:val="808080" w:themeColor="background1" w:themeShade="80"/>
        </w:rPr>
        <w:t>(</w:t>
      </w:r>
      <w:r w:rsidR="00701ADC" w:rsidRPr="00AA798A">
        <w:rPr>
          <w:b/>
          <w:bCs/>
          <w:color w:val="808080" w:themeColor="background1" w:themeShade="80"/>
        </w:rPr>
        <w:t>Ctrl</w:t>
      </w:r>
      <w:r w:rsidR="009F4D97" w:rsidRPr="00AA798A">
        <w:rPr>
          <w:b/>
          <w:bCs/>
          <w:color w:val="808080" w:themeColor="background1" w:themeShade="80"/>
        </w:rPr>
        <w:t xml:space="preserve"> </w:t>
      </w:r>
      <w:r w:rsidR="00AA798A" w:rsidRPr="00AA798A">
        <w:rPr>
          <w:b/>
          <w:bCs/>
          <w:color w:val="808080" w:themeColor="background1" w:themeShade="80"/>
        </w:rPr>
        <w:t>E</w:t>
      </w:r>
      <w:r w:rsidR="009F4D97" w:rsidRPr="00AA798A">
        <w:rPr>
          <w:b/>
          <w:bCs/>
          <w:color w:val="808080" w:themeColor="background1" w:themeShade="80"/>
        </w:rPr>
        <w:t xml:space="preserve">) </w:t>
      </w:r>
      <w:r>
        <w:t>– Close all the view sections.</w:t>
      </w:r>
    </w:p>
    <w:p w:rsidR="00AA798A" w:rsidRDefault="00AA798A" w:rsidP="00AA798A">
      <w:r>
        <w:t>Expand-bars element list menu:</w:t>
      </w:r>
    </w:p>
    <w:p w:rsidR="00AA798A" w:rsidRPr="00FA3281" w:rsidRDefault="00AA798A" w:rsidP="00AA798A">
      <w:pPr>
        <w:pStyle w:val="ac"/>
        <w:numPr>
          <w:ilvl w:val="0"/>
          <w:numId w:val="21"/>
        </w:numPr>
      </w:pPr>
      <w:r>
        <w:rPr>
          <w:b/>
          <w:bCs/>
          <w:u w:val="single"/>
        </w:rPr>
        <w:t>O</w:t>
      </w:r>
      <w:r>
        <w:rPr>
          <w:b/>
          <w:bCs/>
        </w:rPr>
        <w:t>pen element</w:t>
      </w:r>
      <w:r>
        <w:t xml:space="preserve"> </w:t>
      </w:r>
      <w:r w:rsidRPr="009F4D97">
        <w:rPr>
          <w:b/>
          <w:bCs/>
          <w:color w:val="808080" w:themeColor="background1" w:themeShade="80"/>
        </w:rPr>
        <w:t>(</w:t>
      </w:r>
      <w:r>
        <w:rPr>
          <w:b/>
          <w:bCs/>
          <w:color w:val="808080" w:themeColor="background1" w:themeShade="80"/>
        </w:rPr>
        <w:t>Ctrl</w:t>
      </w:r>
      <w:r w:rsidRPr="009F4D97">
        <w:rPr>
          <w:b/>
          <w:bCs/>
          <w:color w:val="808080" w:themeColor="background1" w:themeShade="80"/>
        </w:rPr>
        <w:t xml:space="preserve"> </w:t>
      </w:r>
      <w:r>
        <w:rPr>
          <w:b/>
          <w:bCs/>
          <w:color w:val="808080" w:themeColor="background1" w:themeShade="80"/>
        </w:rPr>
        <w:t>O</w:t>
      </w:r>
      <w:r w:rsidRPr="009F4D97">
        <w:rPr>
          <w:b/>
          <w:bCs/>
          <w:color w:val="808080" w:themeColor="background1" w:themeShade="80"/>
        </w:rPr>
        <w:t>)</w:t>
      </w:r>
      <w:r>
        <w:rPr>
          <w:b/>
          <w:bCs/>
          <w:color w:val="808080" w:themeColor="background1" w:themeShade="80"/>
        </w:rPr>
        <w:t xml:space="preserve"> </w:t>
      </w:r>
      <w:r>
        <w:t>– Open the INK core text editor, at the definition of the selected element.</w:t>
      </w:r>
    </w:p>
    <w:p w:rsidR="00604035" w:rsidRDefault="00604035" w:rsidP="00604035">
      <w:pPr>
        <w:pStyle w:val="4"/>
      </w:pPr>
      <w:r>
        <w:t>Mouse buttons options</w:t>
      </w:r>
    </w:p>
    <w:p w:rsidR="00604035" w:rsidRDefault="00604035" w:rsidP="00604035">
      <w:r>
        <w:t>This view shall support the next mouse commands:</w:t>
      </w:r>
    </w:p>
    <w:p w:rsidR="00604035" w:rsidRDefault="00604035" w:rsidP="00AA798A">
      <w:pPr>
        <w:pStyle w:val="ac"/>
        <w:numPr>
          <w:ilvl w:val="0"/>
          <w:numId w:val="23"/>
        </w:numPr>
      </w:pPr>
      <w:r w:rsidRPr="00604035">
        <w:rPr>
          <w:b/>
          <w:bCs/>
        </w:rPr>
        <w:t>Right mouse button</w:t>
      </w:r>
      <w:r>
        <w:t xml:space="preserve"> – Open the </w:t>
      </w:r>
      <w:r w:rsidR="00AA798A">
        <w:t xml:space="preserve">expand-bars title, or the expand-bars element list, </w:t>
      </w:r>
      <w:r>
        <w:t>popup menu.</w:t>
      </w:r>
    </w:p>
    <w:p w:rsidR="00E313AE" w:rsidRDefault="00CF394D" w:rsidP="00E313AE">
      <w:pPr>
        <w:pStyle w:val="4"/>
      </w:pPr>
      <w:r>
        <w:t xml:space="preserve">Views </w:t>
      </w:r>
      <w:r w:rsidR="00E313AE">
        <w:t>Interactions</w:t>
      </w:r>
    </w:p>
    <w:tbl>
      <w:tblPr>
        <w:tblStyle w:val="-5"/>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5282"/>
        <w:gridCol w:w="5282"/>
      </w:tblGrid>
      <w:tr w:rsidR="00E313AE" w:rsidTr="00D00AD1">
        <w:trPr>
          <w:cnfStyle w:val="100000000000" w:firstRow="1" w:lastRow="0" w:firstColumn="0" w:lastColumn="0" w:oddVBand="0" w:evenVBand="0" w:oddHBand="0" w:evenHBand="0" w:firstRowFirstColumn="0" w:firstRowLastColumn="0" w:lastRowFirstColumn="0" w:lastRowLastColumn="0"/>
        </w:trPr>
        <w:tc>
          <w:tcPr>
            <w:tcW w:w="5282" w:type="dxa"/>
          </w:tcPr>
          <w:p w:rsidR="00E313AE" w:rsidRDefault="00E313AE" w:rsidP="00E313AE">
            <w:pPr>
              <w:jc w:val="center"/>
            </w:pPr>
            <w:r>
              <w:t>When …</w:t>
            </w:r>
          </w:p>
        </w:tc>
        <w:tc>
          <w:tcPr>
            <w:tcW w:w="5282" w:type="dxa"/>
          </w:tcPr>
          <w:p w:rsidR="00E313AE" w:rsidRDefault="00E313AE" w:rsidP="00E313AE">
            <w:pPr>
              <w:jc w:val="center"/>
            </w:pPr>
            <w:r>
              <w:t>Do …</w:t>
            </w:r>
          </w:p>
        </w:tc>
      </w:tr>
      <w:tr w:rsidR="00E313AE" w:rsidTr="00D00AD1">
        <w:trPr>
          <w:cnfStyle w:val="000000100000" w:firstRow="0" w:lastRow="0" w:firstColumn="0" w:lastColumn="0" w:oddVBand="0" w:evenVBand="0" w:oddHBand="1" w:evenHBand="0" w:firstRowFirstColumn="0" w:firstRowLastColumn="0" w:lastRowFirstColumn="0" w:lastRowLastColumn="0"/>
        </w:trPr>
        <w:tc>
          <w:tcPr>
            <w:tcW w:w="5282" w:type="dxa"/>
            <w:tcBorders>
              <w:top w:val="none" w:sz="0" w:space="0" w:color="auto"/>
              <w:left w:val="none" w:sz="0" w:space="0" w:color="auto"/>
              <w:bottom w:val="none" w:sz="0" w:space="0" w:color="auto"/>
            </w:tcBorders>
            <w:vAlign w:val="center"/>
          </w:tcPr>
          <w:p w:rsidR="00E313AE" w:rsidRDefault="00CF394D" w:rsidP="00CF394D">
            <w:r>
              <w:t>Dragging INK notation from the view into the INK diagram view.</w:t>
            </w:r>
          </w:p>
        </w:tc>
        <w:tc>
          <w:tcPr>
            <w:tcW w:w="5282" w:type="dxa"/>
            <w:tcBorders>
              <w:top w:val="none" w:sz="0" w:space="0" w:color="auto"/>
              <w:bottom w:val="none" w:sz="0" w:space="0" w:color="auto"/>
              <w:right w:val="none" w:sz="0" w:space="0" w:color="auto"/>
            </w:tcBorders>
            <w:vAlign w:val="center"/>
          </w:tcPr>
          <w:p w:rsidR="00E313AE" w:rsidRDefault="00CF394D" w:rsidP="00E313AE">
            <w:r>
              <w:t>Place new diagram notation in the diagram.</w:t>
            </w:r>
          </w:p>
        </w:tc>
      </w:tr>
      <w:tr w:rsidR="00E313AE" w:rsidTr="00D00AD1">
        <w:tc>
          <w:tcPr>
            <w:tcW w:w="5282" w:type="dxa"/>
            <w:vAlign w:val="center"/>
          </w:tcPr>
          <w:p w:rsidR="00E313AE" w:rsidRDefault="00AA798A" w:rsidP="00AA798A">
            <w:r w:rsidRPr="00690EE1">
              <w:t xml:space="preserve">INK element is selected in the "INK </w:t>
            </w:r>
            <w:r>
              <w:t>Kiosk</w:t>
            </w:r>
            <w:r w:rsidRPr="00690EE1">
              <w:t xml:space="preserve"> view"</w:t>
            </w:r>
          </w:p>
        </w:tc>
        <w:tc>
          <w:tcPr>
            <w:tcW w:w="5282" w:type="dxa"/>
            <w:vAlign w:val="center"/>
          </w:tcPr>
          <w:p w:rsidR="00E313AE" w:rsidRDefault="00AA798A" w:rsidP="004A627D">
            <w:pPr>
              <w:keepNext/>
            </w:pPr>
            <w:r>
              <w:t>Show</w:t>
            </w:r>
            <w:r w:rsidRPr="00690EE1">
              <w:t xml:space="preserve"> </w:t>
            </w:r>
            <w:r>
              <w:t xml:space="preserve">the selected element properties at the </w:t>
            </w:r>
            <w:r w:rsidRPr="00690EE1">
              <w:t>"INK diagram view"</w:t>
            </w:r>
            <w:r>
              <w:t xml:space="preserve"> and (if exist) mark the element in the current display of the “INK Diagram View”.</w:t>
            </w:r>
          </w:p>
        </w:tc>
      </w:tr>
    </w:tbl>
    <w:p w:rsidR="00E313AE" w:rsidRDefault="004A627D" w:rsidP="004A627D">
      <w:pPr>
        <w:pStyle w:val="af"/>
        <w:jc w:val="center"/>
      </w:pPr>
      <w:bookmarkStart w:id="872" w:name="_Toc325923577"/>
      <w:r>
        <w:t xml:space="preserve">Table </w:t>
      </w:r>
      <w:r w:rsidR="005C4C2F">
        <w:fldChar w:fldCharType="begin"/>
      </w:r>
      <w:r>
        <w:instrText xml:space="preserve"> SEQ Table \* ARABIC </w:instrText>
      </w:r>
      <w:r w:rsidR="005C4C2F">
        <w:fldChar w:fldCharType="separate"/>
      </w:r>
      <w:r w:rsidR="00413E2E">
        <w:rPr>
          <w:noProof/>
        </w:rPr>
        <w:t>2</w:t>
      </w:r>
      <w:r w:rsidR="005C4C2F">
        <w:fldChar w:fldCharType="end"/>
      </w:r>
      <w:r>
        <w:rPr>
          <w:noProof/>
        </w:rPr>
        <w:t xml:space="preserve"> - </w:t>
      </w:r>
      <w:r w:rsidRPr="00F0179A">
        <w:rPr>
          <w:noProof/>
        </w:rPr>
        <w:t xml:space="preserve">INK </w:t>
      </w:r>
      <w:r>
        <w:rPr>
          <w:noProof/>
        </w:rPr>
        <w:t>kiosk</w:t>
      </w:r>
      <w:r w:rsidRPr="00F0179A">
        <w:rPr>
          <w:noProof/>
        </w:rPr>
        <w:t xml:space="preserve"> interactions</w:t>
      </w:r>
      <w:bookmarkEnd w:id="872"/>
    </w:p>
    <w:p w:rsidR="00AA798A" w:rsidRDefault="00AA798A" w:rsidP="00AA798A">
      <w:pPr>
        <w:pStyle w:val="4"/>
      </w:pPr>
      <w:r>
        <w:t>View Tool Bar</w:t>
      </w:r>
    </w:p>
    <w:tbl>
      <w:tblPr>
        <w:tblStyle w:val="-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526"/>
        <w:gridCol w:w="9038"/>
      </w:tblGrid>
      <w:tr w:rsidR="00AA798A" w:rsidTr="00AA798A">
        <w:trPr>
          <w:cnfStyle w:val="100000000000" w:firstRow="1" w:lastRow="0" w:firstColumn="0" w:lastColumn="0" w:oddVBand="0" w:evenVBand="0" w:oddHBand="0" w:evenHBand="0" w:firstRowFirstColumn="0" w:firstRowLastColumn="0" w:lastRowFirstColumn="0" w:lastRowLastColumn="0"/>
        </w:trPr>
        <w:tc>
          <w:tcPr>
            <w:tcW w:w="1526" w:type="dxa"/>
          </w:tcPr>
          <w:p w:rsidR="00AA798A" w:rsidRDefault="00AA798A" w:rsidP="009069B8">
            <w:pPr>
              <w:jc w:val="center"/>
            </w:pPr>
            <w:r>
              <w:t>Icon</w:t>
            </w:r>
          </w:p>
        </w:tc>
        <w:tc>
          <w:tcPr>
            <w:tcW w:w="9038" w:type="dxa"/>
          </w:tcPr>
          <w:p w:rsidR="00AA798A" w:rsidRDefault="00AA798A" w:rsidP="009069B8">
            <w:pPr>
              <w:jc w:val="center"/>
            </w:pPr>
            <w:r>
              <w:t>Role</w:t>
            </w:r>
          </w:p>
        </w:tc>
      </w:tr>
      <w:tr w:rsidR="00AA798A" w:rsidTr="00AA798A">
        <w:trPr>
          <w:cnfStyle w:val="000000100000" w:firstRow="0" w:lastRow="0" w:firstColumn="0" w:lastColumn="0" w:oddVBand="0" w:evenVBand="0" w:oddHBand="1" w:evenHBand="0" w:firstRowFirstColumn="0" w:firstRowLastColumn="0" w:lastRowFirstColumn="0" w:lastRowLastColumn="0"/>
        </w:trPr>
        <w:tc>
          <w:tcPr>
            <w:tcW w:w="1526" w:type="dxa"/>
            <w:tcBorders>
              <w:top w:val="none" w:sz="0" w:space="0" w:color="auto"/>
              <w:left w:val="none" w:sz="0" w:space="0" w:color="auto"/>
              <w:bottom w:val="none" w:sz="0" w:space="0" w:color="auto"/>
            </w:tcBorders>
            <w:vAlign w:val="center"/>
          </w:tcPr>
          <w:p w:rsidR="00AA798A" w:rsidRDefault="00AA798A" w:rsidP="00AA798A">
            <w:pPr>
              <w:jc w:val="center"/>
            </w:pPr>
            <w:r>
              <w:rPr>
                <w:noProof/>
              </w:rPr>
              <w:drawing>
                <wp:inline distT="0" distB="0" distL="0" distR="0" wp14:anchorId="1C6067E6" wp14:editId="397E9BE0">
                  <wp:extent cx="155575" cy="155575"/>
                  <wp:effectExtent l="0" t="0" r="0" b="0"/>
                  <wp:docPr id="8" name="תמונה 8" descr="C:\Users\OC\workspace\ink.inkstone\src\inkstone\utils\gallery\add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C\workspace\ink.inkstone\src\inkstone\utils\gallery\add_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tc>
        <w:tc>
          <w:tcPr>
            <w:tcW w:w="9038" w:type="dxa"/>
            <w:tcBorders>
              <w:top w:val="none" w:sz="0" w:space="0" w:color="auto"/>
              <w:bottom w:val="none" w:sz="0" w:space="0" w:color="auto"/>
              <w:right w:val="none" w:sz="0" w:space="0" w:color="auto"/>
            </w:tcBorders>
            <w:vAlign w:val="center"/>
          </w:tcPr>
          <w:p w:rsidR="00AA798A" w:rsidRDefault="00AA798A" w:rsidP="00AA798A">
            <w:r>
              <w:t>Opens for selection of the INK projects &amp; libraries tree, from the current active INK model.</w:t>
            </w:r>
            <w:r>
              <w:br/>
              <w:t>Selected libraries elements shall fill the Kiosk bars, after closing the dialog.</w:t>
            </w:r>
          </w:p>
          <w:p w:rsidR="00AA798A" w:rsidRDefault="00AA798A" w:rsidP="00AA798A">
            <w:r>
              <w:t xml:space="preserve">(See paragraph </w:t>
            </w:r>
            <w:r>
              <w:fldChar w:fldCharType="begin"/>
            </w:r>
            <w:r>
              <w:instrText xml:space="preserve"> REF _Ref336303203 \r \h </w:instrText>
            </w:r>
            <w:r>
              <w:fldChar w:fldCharType="separate"/>
            </w:r>
            <w:ins w:id="873" w:author="עופר קלוו" w:date="2013-09-27T00:11:00Z">
              <w:r w:rsidR="00413E2E">
                <w:rPr>
                  <w:rFonts w:hint="cs"/>
                  <w:cs/>
                </w:rPr>
                <w:t>‎</w:t>
              </w:r>
              <w:r w:rsidR="00413E2E">
                <w:t>3.2.3</w:t>
              </w:r>
            </w:ins>
            <w:del w:id="874" w:author="עופר קלוו" w:date="2013-09-25T22:36:00Z">
              <w:r w:rsidR="002629CF" w:rsidDel="002629CF">
                <w:rPr>
                  <w:rFonts w:hint="cs"/>
                  <w:cs/>
                </w:rPr>
                <w:delText>‎</w:delText>
              </w:r>
              <w:r w:rsidR="002629CF" w:rsidDel="002629CF">
                <w:delText>3.2.3</w:delText>
              </w:r>
            </w:del>
            <w:r>
              <w:fldChar w:fldCharType="end"/>
            </w:r>
            <w:r>
              <w:t xml:space="preserve"> </w:t>
            </w:r>
            <w:r>
              <w:fldChar w:fldCharType="begin"/>
            </w:r>
            <w:r>
              <w:instrText xml:space="preserve"> REF _Ref336303203 \h </w:instrText>
            </w:r>
            <w:r>
              <w:fldChar w:fldCharType="separate"/>
            </w:r>
            <w:r w:rsidR="00413E2E">
              <w:t>DSL’s Selection Dialog</w:t>
            </w:r>
            <w:r>
              <w:fldChar w:fldCharType="end"/>
            </w:r>
            <w:r>
              <w:t>)</w:t>
            </w:r>
          </w:p>
        </w:tc>
      </w:tr>
      <w:tr w:rsidR="00AA798A" w:rsidTr="00AA798A">
        <w:tc>
          <w:tcPr>
            <w:tcW w:w="1526" w:type="dxa"/>
            <w:vAlign w:val="center"/>
          </w:tcPr>
          <w:p w:rsidR="00AA798A" w:rsidRDefault="00AA798A" w:rsidP="00AA798A">
            <w:pPr>
              <w:jc w:val="center"/>
            </w:pPr>
            <w:r>
              <w:rPr>
                <w:noProof/>
              </w:rPr>
              <w:drawing>
                <wp:inline distT="0" distB="0" distL="0" distR="0" wp14:anchorId="492EB87E" wp14:editId="206884A1">
                  <wp:extent cx="155575" cy="155575"/>
                  <wp:effectExtent l="0" t="0" r="0" b="0"/>
                  <wp:docPr id="9" name="תמונה 9" descr="C:\Users\OC\workspace\ink.inkstone\src\inkstone\utils\gallery\delet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C\workspace\ink.inkstone\src\inkstone\utils\gallery\delete_ic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tc>
        <w:tc>
          <w:tcPr>
            <w:tcW w:w="9038" w:type="dxa"/>
            <w:vAlign w:val="center"/>
          </w:tcPr>
          <w:p w:rsidR="00AA798A" w:rsidRDefault="00AA798A" w:rsidP="009069B8">
            <w:r>
              <w:t>Clear Kiosk view. Leaving only the basic INK notation bar.</w:t>
            </w:r>
          </w:p>
        </w:tc>
      </w:tr>
      <w:tr w:rsidR="00AA798A" w:rsidTr="00AA798A">
        <w:trPr>
          <w:cnfStyle w:val="000000100000" w:firstRow="0" w:lastRow="0" w:firstColumn="0" w:lastColumn="0" w:oddVBand="0" w:evenVBand="0" w:oddHBand="1" w:evenHBand="0" w:firstRowFirstColumn="0" w:firstRowLastColumn="0" w:lastRowFirstColumn="0" w:lastRowLastColumn="0"/>
        </w:trPr>
        <w:tc>
          <w:tcPr>
            <w:tcW w:w="1526" w:type="dxa"/>
            <w:tcBorders>
              <w:top w:val="none" w:sz="0" w:space="0" w:color="auto"/>
              <w:left w:val="none" w:sz="0" w:space="0" w:color="auto"/>
              <w:bottom w:val="none" w:sz="0" w:space="0" w:color="auto"/>
            </w:tcBorders>
            <w:vAlign w:val="center"/>
          </w:tcPr>
          <w:p w:rsidR="00AA798A" w:rsidRDefault="00AA798A" w:rsidP="00AA798A">
            <w:pPr>
              <w:jc w:val="center"/>
            </w:pPr>
            <w:r>
              <w:rPr>
                <w:noProof/>
              </w:rPr>
              <w:drawing>
                <wp:inline distT="0" distB="0" distL="0" distR="0" wp14:anchorId="64B4D992" wp14:editId="090BA204">
                  <wp:extent cx="155575" cy="155575"/>
                  <wp:effectExtent l="0" t="0" r="0" b="0"/>
                  <wp:docPr id="10" name="תמונה 10" descr="C:\Users\OC\workspace\ink.inkstone\src\inkstone\utils\gallery\refresh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C\workspace\ink.inkstone\src\inkstone\utils\gallery\refresh_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tc>
        <w:tc>
          <w:tcPr>
            <w:tcW w:w="9038" w:type="dxa"/>
            <w:tcBorders>
              <w:top w:val="none" w:sz="0" w:space="0" w:color="auto"/>
              <w:bottom w:val="none" w:sz="0" w:space="0" w:color="auto"/>
              <w:right w:val="none" w:sz="0" w:space="0" w:color="auto"/>
            </w:tcBorders>
            <w:vAlign w:val="center"/>
          </w:tcPr>
          <w:p w:rsidR="00AA798A" w:rsidRDefault="00AA798A" w:rsidP="009069B8">
            <w:pPr>
              <w:keepNext/>
            </w:pPr>
            <w:r>
              <w:t xml:space="preserve">Refresh current Kiosk view data. Update Kiosk </w:t>
            </w:r>
            <w:r w:rsidR="006D5CBD">
              <w:t xml:space="preserve">static </w:t>
            </w:r>
            <w:r>
              <w:t>display from the current saved INK model.</w:t>
            </w:r>
          </w:p>
        </w:tc>
      </w:tr>
    </w:tbl>
    <w:p w:rsidR="00AA798A" w:rsidRDefault="00AA798A" w:rsidP="00AA798A"/>
    <w:p w:rsidR="00AA798A" w:rsidRDefault="00AA798A">
      <w:pPr>
        <w:rPr>
          <w:rFonts w:asciiTheme="majorHAnsi" w:eastAsiaTheme="majorEastAsia" w:hAnsiTheme="majorHAnsi" w:cstheme="majorBidi"/>
          <w:b/>
          <w:bCs/>
          <w:i/>
          <w:iCs/>
          <w:color w:val="4F81BD" w:themeColor="accent1"/>
        </w:rPr>
      </w:pPr>
      <w:r>
        <w:br w:type="page"/>
      </w:r>
    </w:p>
    <w:p w:rsidR="00AA798A" w:rsidRDefault="00AA798A" w:rsidP="00AA798A">
      <w:pPr>
        <w:pStyle w:val="4"/>
      </w:pPr>
      <w:r>
        <w:lastRenderedPageBreak/>
        <w:t xml:space="preserve">Display of Information </w:t>
      </w:r>
    </w:p>
    <w:p w:rsidR="00AA798A" w:rsidRDefault="00AA798A" w:rsidP="00AA798A">
      <w:r>
        <w:t>The Kiosk view shall use two display methods to help dealing with “Information Overload”.</w:t>
      </w:r>
    </w:p>
    <w:p w:rsidR="00AA798A" w:rsidRDefault="00AA798A" w:rsidP="00AA798A">
      <w:r>
        <w:t>Firstly, with the view display of selected DSL’s elements (from INK model) in tree-like order of cascading bars.</w:t>
      </w:r>
      <w:r>
        <w:br/>
        <w:t>Each bar shall be titled with the project/library/INK kind name, plus the number of sub instance in brackets.</w:t>
      </w:r>
      <w:r w:rsidR="00961B62">
        <w:t xml:space="preserve"> And all project/name-spaces/elements names should be alphabetically ordered.</w:t>
      </w:r>
    </w:p>
    <w:p w:rsidR="00AA798A" w:rsidRDefault="00AA798A" w:rsidP="00AA798A">
      <w:r>
        <w:t xml:space="preserve">Secondly, with the help of a filter tool, at the top of the view, that should hide display elements according to a </w:t>
      </w:r>
      <w:hyperlink r:id="rId35" w:anchor="sum" w:history="1">
        <w:r w:rsidRPr="00AA798A">
          <w:rPr>
            <w:rStyle w:val="Hyperlink"/>
          </w:rPr>
          <w:t>regular expression</w:t>
        </w:r>
      </w:hyperlink>
      <w:r>
        <w:t xml:space="preserve"> string match of the element names.</w:t>
      </w:r>
    </w:p>
    <w:p w:rsidR="00AA798A" w:rsidRDefault="00AA798A" w:rsidP="00AA798A">
      <w:pPr>
        <w:keepNext/>
        <w:jc w:val="center"/>
      </w:pPr>
      <w:r>
        <w:rPr>
          <w:noProof/>
        </w:rPr>
        <w:drawing>
          <wp:inline distT="0" distB="0" distL="0" distR="0" wp14:anchorId="1E531D1E" wp14:editId="7590BB12">
            <wp:extent cx="2914650" cy="581025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14650" cy="5810250"/>
                    </a:xfrm>
                    <a:prstGeom prst="rect">
                      <a:avLst/>
                    </a:prstGeom>
                  </pic:spPr>
                </pic:pic>
              </a:graphicData>
            </a:graphic>
          </wp:inline>
        </w:drawing>
      </w:r>
    </w:p>
    <w:p w:rsidR="00AA798A" w:rsidRPr="00AA798A" w:rsidRDefault="00AA798A" w:rsidP="00AA798A">
      <w:pPr>
        <w:pStyle w:val="af"/>
        <w:jc w:val="center"/>
      </w:pPr>
      <w:r>
        <w:t xml:space="preserve">Figure </w:t>
      </w:r>
      <w:fldSimple w:instr=" SEQ Figure \* ARABIC ">
        <w:ins w:id="875" w:author="עופר קלוו" w:date="2013-09-27T00:11:00Z">
          <w:r w:rsidR="00413E2E">
            <w:rPr>
              <w:noProof/>
            </w:rPr>
            <w:t>6</w:t>
          </w:r>
        </w:ins>
        <w:del w:id="876" w:author="עופר קלוו" w:date="2013-09-26T22:43:00Z">
          <w:r w:rsidR="00413E2E" w:rsidDel="00413E2E">
            <w:rPr>
              <w:noProof/>
            </w:rPr>
            <w:delText>3</w:delText>
          </w:r>
        </w:del>
      </w:fldSimple>
      <w:r>
        <w:t xml:space="preserve"> – Kiosk view regex filtering example</w:t>
      </w:r>
    </w:p>
    <w:p w:rsidR="00AA798A" w:rsidRDefault="00AA798A">
      <w:r>
        <w:br w:type="page"/>
      </w:r>
    </w:p>
    <w:p w:rsidR="00AD3553" w:rsidRDefault="00AD3553" w:rsidP="00BB6D19">
      <w:pPr>
        <w:pStyle w:val="3"/>
      </w:pPr>
      <w:bookmarkStart w:id="877" w:name="_Toc336467592"/>
      <w:r w:rsidRPr="004B63CF">
        <w:lastRenderedPageBreak/>
        <w:t xml:space="preserve">INK Diagram </w:t>
      </w:r>
      <w:r w:rsidR="00BB6D19">
        <w:t>View</w:t>
      </w:r>
      <w:bookmarkEnd w:id="877"/>
    </w:p>
    <w:p w:rsidR="007B1608" w:rsidRPr="007B1608" w:rsidRDefault="007B1608" w:rsidP="007B1608">
      <w:r>
        <w:t xml:space="preserve">Normal icon: </w:t>
      </w:r>
      <w:r>
        <w:rPr>
          <w:noProof/>
        </w:rPr>
        <w:drawing>
          <wp:inline distT="0" distB="0" distL="0" distR="0" wp14:anchorId="4C65A410" wp14:editId="7253E3AF">
            <wp:extent cx="142857" cy="142857"/>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Diagram Icon - Normal.png"/>
                    <pic:cNvPicPr/>
                  </pic:nvPicPr>
                  <pic:blipFill>
                    <a:blip r:embed="rId37">
                      <a:extLst>
                        <a:ext uri="{28A0092B-C50C-407E-A947-70E740481C1C}">
                          <a14:useLocalDpi xmlns:a14="http://schemas.microsoft.com/office/drawing/2010/main" val="0"/>
                        </a:ext>
                      </a:extLst>
                    </a:blip>
                    <a:stretch>
                      <a:fillRect/>
                    </a:stretch>
                  </pic:blipFill>
                  <pic:spPr>
                    <a:xfrm>
                      <a:off x="0" y="0"/>
                      <a:ext cx="142857" cy="142857"/>
                    </a:xfrm>
                    <a:prstGeom prst="rect">
                      <a:avLst/>
                    </a:prstGeom>
                  </pic:spPr>
                </pic:pic>
              </a:graphicData>
            </a:graphic>
          </wp:inline>
        </w:drawing>
      </w:r>
      <w:r>
        <w:tab/>
      </w:r>
      <w:r>
        <w:tab/>
        <w:t xml:space="preserve">Error icon: </w:t>
      </w:r>
      <w:r>
        <w:rPr>
          <w:noProof/>
        </w:rPr>
        <w:drawing>
          <wp:inline distT="0" distB="0" distL="0" distR="0" wp14:anchorId="1752A3AB" wp14:editId="585D8A98">
            <wp:extent cx="142857" cy="142857"/>
            <wp:effectExtent l="0" t="0" r="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Diagram Icon - Error.png"/>
                    <pic:cNvPicPr/>
                  </pic:nvPicPr>
                  <pic:blipFill>
                    <a:blip r:embed="rId38">
                      <a:extLst>
                        <a:ext uri="{28A0092B-C50C-407E-A947-70E740481C1C}">
                          <a14:useLocalDpi xmlns:a14="http://schemas.microsoft.com/office/drawing/2010/main" val="0"/>
                        </a:ext>
                      </a:extLst>
                    </a:blip>
                    <a:stretch>
                      <a:fillRect/>
                    </a:stretch>
                  </pic:blipFill>
                  <pic:spPr>
                    <a:xfrm>
                      <a:off x="0" y="0"/>
                      <a:ext cx="142857" cy="142857"/>
                    </a:xfrm>
                    <a:prstGeom prst="rect">
                      <a:avLst/>
                    </a:prstGeom>
                  </pic:spPr>
                </pic:pic>
              </a:graphicData>
            </a:graphic>
          </wp:inline>
        </w:drawing>
      </w:r>
    </w:p>
    <w:p w:rsidR="00B47EE3" w:rsidRDefault="00E91915" w:rsidP="00B47EE3">
      <w:pPr>
        <w:keepNext/>
        <w:jc w:val="center"/>
      </w:pPr>
      <w:r>
        <w:rPr>
          <w:noProof/>
        </w:rPr>
        <w:drawing>
          <wp:inline distT="0" distB="0" distL="0" distR="0" wp14:anchorId="179AE142" wp14:editId="2BC05401">
            <wp:extent cx="4791075" cy="2847975"/>
            <wp:effectExtent l="0" t="0" r="9525"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STONE-INK Diagram View-mockup.jpg"/>
                    <pic:cNvPicPr/>
                  </pic:nvPicPr>
                  <pic:blipFill>
                    <a:blip r:embed="rId39">
                      <a:extLst>
                        <a:ext uri="{28A0092B-C50C-407E-A947-70E740481C1C}">
                          <a14:useLocalDpi xmlns:a14="http://schemas.microsoft.com/office/drawing/2010/main" val="0"/>
                        </a:ext>
                      </a:extLst>
                    </a:blip>
                    <a:stretch>
                      <a:fillRect/>
                    </a:stretch>
                  </pic:blipFill>
                  <pic:spPr>
                    <a:xfrm>
                      <a:off x="0" y="0"/>
                      <a:ext cx="4791075" cy="2847975"/>
                    </a:xfrm>
                    <a:prstGeom prst="rect">
                      <a:avLst/>
                    </a:prstGeom>
                  </pic:spPr>
                </pic:pic>
              </a:graphicData>
            </a:graphic>
          </wp:inline>
        </w:drawing>
      </w:r>
    </w:p>
    <w:p w:rsidR="00AD3553" w:rsidRDefault="00B47EE3" w:rsidP="00B47EE3">
      <w:pPr>
        <w:pStyle w:val="af"/>
        <w:jc w:val="center"/>
      </w:pPr>
      <w:bookmarkStart w:id="878" w:name="_Toc325923567"/>
      <w:r>
        <w:t xml:space="preserve">Figure </w:t>
      </w:r>
      <w:r w:rsidR="005C4C2F">
        <w:fldChar w:fldCharType="begin"/>
      </w:r>
      <w:r>
        <w:instrText xml:space="preserve"> SEQ Figure \* ARABIC </w:instrText>
      </w:r>
      <w:r w:rsidR="005C4C2F">
        <w:fldChar w:fldCharType="separate"/>
      </w:r>
      <w:ins w:id="879" w:author="עופר קלוו" w:date="2013-09-27T00:11:00Z">
        <w:r w:rsidR="00413E2E">
          <w:rPr>
            <w:noProof/>
          </w:rPr>
          <w:t>7</w:t>
        </w:r>
      </w:ins>
      <w:del w:id="880" w:author="עופר קלוו" w:date="2013-09-26T22:43:00Z">
        <w:r w:rsidR="00413E2E" w:rsidDel="00413E2E">
          <w:rPr>
            <w:noProof/>
          </w:rPr>
          <w:delText>4</w:delText>
        </w:r>
      </w:del>
      <w:r w:rsidR="005C4C2F">
        <w:fldChar w:fldCharType="end"/>
      </w:r>
      <w:r w:rsidR="004F5905">
        <w:t xml:space="preserve"> – INK </w:t>
      </w:r>
      <w:r w:rsidR="004F5905" w:rsidRPr="004B63CF">
        <w:t xml:space="preserve">Diagram </w:t>
      </w:r>
      <w:r w:rsidR="004F5905">
        <w:t>View</w:t>
      </w:r>
      <w:bookmarkEnd w:id="878"/>
    </w:p>
    <w:p w:rsidR="000B0F84" w:rsidRDefault="00061BA7" w:rsidP="00FA3281">
      <w:r>
        <w:t xml:space="preserve">The INK diagram </w:t>
      </w:r>
      <w:r w:rsidR="00A54BCC">
        <w:t>should be</w:t>
      </w:r>
      <w:r>
        <w:t xml:space="preserve"> </w:t>
      </w:r>
      <w:r w:rsidR="00FC1FCB">
        <w:t xml:space="preserve">built </w:t>
      </w:r>
      <w:r w:rsidR="00FA3281">
        <w:t>from</w:t>
      </w:r>
      <w:r w:rsidR="00FC1FCB">
        <w:t xml:space="preserve"> a</w:t>
      </w:r>
      <w:r>
        <w:t xml:space="preserve"> Swing component that </w:t>
      </w:r>
      <w:r w:rsidR="00FA3281">
        <w:t>will be</w:t>
      </w:r>
      <w:r>
        <w:t xml:space="preserve"> used to display SVG documents</w:t>
      </w:r>
      <w:r w:rsidR="00FC1FCB">
        <w:t xml:space="preserve"> graphics</w:t>
      </w:r>
      <w:r>
        <w:t>.</w:t>
      </w:r>
    </w:p>
    <w:p w:rsidR="00FC1FCB" w:rsidRDefault="00FC1FCB" w:rsidP="00FA3281">
      <w:r>
        <w:t xml:space="preserve">Each INK diagram </w:t>
      </w:r>
      <w:r w:rsidR="00A54BCC">
        <w:t xml:space="preserve">will be </w:t>
      </w:r>
      <w:r>
        <w:t xml:space="preserve">connected to </w:t>
      </w:r>
      <w:r w:rsidR="00A54BCC">
        <w:t xml:space="preserve">a single SVG file, which </w:t>
      </w:r>
      <w:r w:rsidR="00FA3281">
        <w:t xml:space="preserve">will </w:t>
      </w:r>
      <w:r w:rsidR="00A54BCC">
        <w:t>store</w:t>
      </w:r>
      <w:r>
        <w:t xml:space="preserve"> the vector graphics data</w:t>
      </w:r>
      <w:r w:rsidR="00A54BCC">
        <w:t xml:space="preserve"> of the diagram</w:t>
      </w:r>
      <w:r>
        <w:t>.</w:t>
      </w:r>
    </w:p>
    <w:p w:rsidR="00FC1FCB" w:rsidRDefault="00FC1FCB" w:rsidP="00FF4FA9">
      <w:r>
        <w:t xml:space="preserve">It </w:t>
      </w:r>
      <w:r w:rsidR="00A54BCC">
        <w:t xml:space="preserve">will </w:t>
      </w:r>
      <w:r>
        <w:t>let the user manipulate the displayed SVG document</w:t>
      </w:r>
      <w:r w:rsidR="00FA3281">
        <w:t xml:space="preserve"> and its elements</w:t>
      </w:r>
      <w:r>
        <w:t>, with zooming</w:t>
      </w:r>
      <w:r w:rsidR="00FF4FA9">
        <w:t xml:space="preserve"> and</w:t>
      </w:r>
      <w:r>
        <w:t xml:space="preserve"> panning commands.</w:t>
      </w:r>
    </w:p>
    <w:p w:rsidR="00A05A15" w:rsidRDefault="00A05A15" w:rsidP="00A05A15">
      <w:r>
        <w:t xml:space="preserve">Selected INK element in the diagram should be visually marked with </w:t>
      </w:r>
      <w:r w:rsidR="00C030C3">
        <w:t xml:space="preserve">yellow </w:t>
      </w:r>
      <w:r>
        <w:t>highlight border and its INK properties should be shown in the INK properties view.</w:t>
      </w:r>
    </w:p>
    <w:p w:rsidR="00C030C3" w:rsidRDefault="00C030C3" w:rsidP="002D5144">
      <w:r>
        <w:t xml:space="preserve">INK </w:t>
      </w:r>
      <w:r w:rsidR="002D5144">
        <w:t xml:space="preserve">compilation </w:t>
      </w:r>
      <w:r>
        <w:t>errors in the diagram should be mar</w:t>
      </w:r>
      <w:r w:rsidR="00E91915">
        <w:t>ked with a red highlight border</w:t>
      </w:r>
      <w:r w:rsidR="002D5144">
        <w:t xml:space="preserve"> around elements with error</w:t>
      </w:r>
      <w:r w:rsidR="00E91915">
        <w:t xml:space="preserve">. When one </w:t>
      </w:r>
      <w:r w:rsidR="002D5144">
        <w:t xml:space="preserve">(or more) </w:t>
      </w:r>
      <w:r w:rsidR="00E91915">
        <w:t>of the diagram elements has INK error, the view icon should change to an error icon.</w:t>
      </w:r>
      <w:r w:rsidR="002D5144">
        <w:t xml:space="preserve"> Also, the error tooltip should popup when clicking on such an element.  </w:t>
      </w:r>
    </w:p>
    <w:p w:rsidR="00E91915" w:rsidRDefault="002D5144" w:rsidP="00E91915">
      <w:pPr>
        <w:keepNext/>
        <w:jc w:val="center"/>
      </w:pPr>
      <w:r>
        <w:rPr>
          <w:noProof/>
        </w:rPr>
        <w:lastRenderedPageBreak/>
        <w:drawing>
          <wp:inline distT="0" distB="0" distL="0" distR="0" wp14:anchorId="0C637898" wp14:editId="5F16049B">
            <wp:extent cx="4791456" cy="2846832"/>
            <wp:effectExtent l="0" t="0" r="9525"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STONE-INK Diagram View-Error-mockup.jpg"/>
                    <pic:cNvPicPr/>
                  </pic:nvPicPr>
                  <pic:blipFill>
                    <a:blip r:embed="rId40">
                      <a:extLst>
                        <a:ext uri="{28A0092B-C50C-407E-A947-70E740481C1C}">
                          <a14:useLocalDpi xmlns:a14="http://schemas.microsoft.com/office/drawing/2010/main" val="0"/>
                        </a:ext>
                      </a:extLst>
                    </a:blip>
                    <a:stretch>
                      <a:fillRect/>
                    </a:stretch>
                  </pic:blipFill>
                  <pic:spPr>
                    <a:xfrm>
                      <a:off x="0" y="0"/>
                      <a:ext cx="4791456" cy="2846832"/>
                    </a:xfrm>
                    <a:prstGeom prst="rect">
                      <a:avLst/>
                    </a:prstGeom>
                  </pic:spPr>
                </pic:pic>
              </a:graphicData>
            </a:graphic>
          </wp:inline>
        </w:drawing>
      </w:r>
    </w:p>
    <w:p w:rsidR="00E91915" w:rsidRDefault="00E91915" w:rsidP="00E91915">
      <w:pPr>
        <w:pStyle w:val="af"/>
        <w:jc w:val="center"/>
      </w:pPr>
      <w:bookmarkStart w:id="881" w:name="_Toc325923568"/>
      <w:r>
        <w:t xml:space="preserve">Figure </w:t>
      </w:r>
      <w:fldSimple w:instr=" SEQ Figure \* ARABIC ">
        <w:ins w:id="882" w:author="עופר קלוו" w:date="2013-09-27T00:11:00Z">
          <w:r w:rsidR="00413E2E">
            <w:rPr>
              <w:noProof/>
            </w:rPr>
            <w:t>8</w:t>
          </w:r>
        </w:ins>
        <w:del w:id="883" w:author="עופר קלוו" w:date="2013-09-26T22:43:00Z">
          <w:r w:rsidR="00413E2E" w:rsidDel="00413E2E">
            <w:rPr>
              <w:noProof/>
            </w:rPr>
            <w:delText>5</w:delText>
          </w:r>
        </w:del>
      </w:fldSimple>
      <w:r>
        <w:t xml:space="preserve"> - INK Diagram with compilation error</w:t>
      </w:r>
      <w:bookmarkEnd w:id="881"/>
    </w:p>
    <w:p w:rsidR="009E1289" w:rsidRDefault="009E1289" w:rsidP="00A05A15"/>
    <w:p w:rsidR="00F82786" w:rsidRDefault="00F82786" w:rsidP="00F82786">
      <w:pPr>
        <w:pStyle w:val="4"/>
      </w:pPr>
      <w:r>
        <w:t>Popup menu options</w:t>
      </w:r>
    </w:p>
    <w:p w:rsidR="00F82786" w:rsidRDefault="00F82786" w:rsidP="00FF4FA9">
      <w:r>
        <w:t>This view shall support the next popup menu options</w:t>
      </w:r>
      <w:del w:id="884" w:author="עופר קלוו" w:date="2013-10-02T23:17:00Z">
        <w:r w:rsidDel="008141D2">
          <w:delText>:</w:delText>
        </w:r>
      </w:del>
      <w:ins w:id="885" w:author="עופר קלוו" w:date="2013-10-02T23:17:00Z">
        <w:r w:rsidR="008141D2">
          <w:t xml:space="preserve">: </w:t>
        </w:r>
      </w:ins>
      <w:r w:rsidR="00277906">
        <w:br/>
      </w:r>
      <w:r w:rsidR="00277906" w:rsidRPr="00277906">
        <w:rPr>
          <w:sz w:val="18"/>
          <w:szCs w:val="18"/>
        </w:rPr>
        <w:t xml:space="preserve">(Keyboard alternatives: mnemonics and </w:t>
      </w:r>
      <w:del w:id="886" w:author="עופר קלוו" w:date="2013-10-02T23:17:00Z">
        <w:r w:rsidR="00277906" w:rsidRPr="00277906" w:rsidDel="008141D2">
          <w:rPr>
            <w:sz w:val="18"/>
            <w:szCs w:val="18"/>
          </w:rPr>
          <w:delText>accelerators,</w:delText>
        </w:r>
      </w:del>
      <w:ins w:id="887" w:author="עופר קלוו" w:date="2013-10-02T23:17:00Z">
        <w:r w:rsidR="008141D2" w:rsidRPr="00277906">
          <w:rPr>
            <w:sz w:val="18"/>
            <w:szCs w:val="18"/>
          </w:rPr>
          <w:t>accelerators</w:t>
        </w:r>
      </w:ins>
      <w:r w:rsidR="00277906" w:rsidRPr="00277906">
        <w:rPr>
          <w:sz w:val="18"/>
          <w:szCs w:val="18"/>
        </w:rPr>
        <w:t xml:space="preserve"> are customary marked)</w:t>
      </w:r>
    </w:p>
    <w:p w:rsidR="00AA4CA1" w:rsidRDefault="00AA4CA1" w:rsidP="00357FA9">
      <w:pPr>
        <w:pStyle w:val="ac"/>
        <w:numPr>
          <w:ilvl w:val="0"/>
          <w:numId w:val="22"/>
        </w:numPr>
      </w:pPr>
      <w:r>
        <w:rPr>
          <w:b/>
          <w:bCs/>
        </w:rPr>
        <w:t xml:space="preserve">Add INK </w:t>
      </w:r>
      <w:r w:rsidRPr="00357FA9">
        <w:rPr>
          <w:b/>
          <w:bCs/>
          <w:u w:val="single"/>
        </w:rPr>
        <w:t>E</w:t>
      </w:r>
      <w:r>
        <w:rPr>
          <w:b/>
          <w:bCs/>
        </w:rPr>
        <w:t>lement</w:t>
      </w:r>
      <w:r w:rsidR="00357FA9">
        <w:t xml:space="preserve"> </w:t>
      </w:r>
      <w:r w:rsidR="00357FA9" w:rsidRPr="00357FA9">
        <w:rPr>
          <w:b/>
          <w:bCs/>
          <w:color w:val="808080" w:themeColor="background1" w:themeShade="80"/>
        </w:rPr>
        <w:t>(Alt E)</w:t>
      </w:r>
      <w:r w:rsidR="00357FA9">
        <w:tab/>
        <w:t>– Add a new empty elements from the this options:</w:t>
      </w:r>
    </w:p>
    <w:p w:rsidR="00357FA9" w:rsidRDefault="00357FA9" w:rsidP="00357FA9">
      <w:pPr>
        <w:pStyle w:val="ac"/>
        <w:numPr>
          <w:ilvl w:val="1"/>
          <w:numId w:val="22"/>
        </w:numPr>
      </w:pPr>
      <w:r w:rsidRPr="00357FA9">
        <w:t xml:space="preserve">INK </w:t>
      </w:r>
      <w:r>
        <w:rPr>
          <w:u w:val="single"/>
        </w:rPr>
        <w:t>M</w:t>
      </w:r>
      <w:r w:rsidRPr="00357FA9">
        <w:t>eta-</w:t>
      </w:r>
      <w:r>
        <w:t>C</w:t>
      </w:r>
      <w:r w:rsidRPr="00357FA9">
        <w:t>lass</w:t>
      </w:r>
    </w:p>
    <w:p w:rsidR="00357FA9" w:rsidRDefault="00357FA9" w:rsidP="00357FA9">
      <w:pPr>
        <w:pStyle w:val="ac"/>
        <w:numPr>
          <w:ilvl w:val="1"/>
          <w:numId w:val="22"/>
        </w:numPr>
      </w:pPr>
      <w:r w:rsidRPr="00357FA9">
        <w:t xml:space="preserve">INK </w:t>
      </w:r>
      <w:r w:rsidRPr="00357FA9">
        <w:rPr>
          <w:u w:val="single"/>
        </w:rPr>
        <w:t>C</w:t>
      </w:r>
      <w:r w:rsidRPr="00357FA9">
        <w:t>lass</w:t>
      </w:r>
    </w:p>
    <w:p w:rsidR="00357FA9" w:rsidRDefault="00357FA9" w:rsidP="00357FA9">
      <w:pPr>
        <w:pStyle w:val="ac"/>
        <w:numPr>
          <w:ilvl w:val="1"/>
          <w:numId w:val="22"/>
        </w:numPr>
      </w:pPr>
      <w:r w:rsidRPr="00357FA9">
        <w:t xml:space="preserve">INK </w:t>
      </w:r>
      <w:r w:rsidRPr="00357FA9">
        <w:rPr>
          <w:u w:val="single"/>
        </w:rPr>
        <w:t>O</w:t>
      </w:r>
      <w:r w:rsidRPr="00357FA9">
        <w:t>bject</w:t>
      </w:r>
    </w:p>
    <w:p w:rsidR="00357FA9" w:rsidRDefault="00357FA9" w:rsidP="00357FA9">
      <w:pPr>
        <w:pStyle w:val="ac"/>
        <w:numPr>
          <w:ilvl w:val="0"/>
          <w:numId w:val="22"/>
        </w:numPr>
      </w:pPr>
      <w:r w:rsidRPr="00357FA9">
        <w:rPr>
          <w:b/>
          <w:bCs/>
        </w:rPr>
        <w:t xml:space="preserve">Add INK </w:t>
      </w:r>
      <w:r w:rsidRPr="00357FA9">
        <w:rPr>
          <w:b/>
          <w:bCs/>
          <w:u w:val="single"/>
        </w:rPr>
        <w:t>R</w:t>
      </w:r>
      <w:r w:rsidRPr="00357FA9">
        <w:rPr>
          <w:b/>
          <w:bCs/>
        </w:rPr>
        <w:t>elation</w:t>
      </w:r>
      <w:r w:rsidRPr="00357FA9">
        <w:rPr>
          <w:b/>
          <w:bCs/>
          <w:color w:val="808080" w:themeColor="background1" w:themeShade="80"/>
        </w:rPr>
        <w:t>(Alt R)</w:t>
      </w:r>
      <w:r>
        <w:tab/>
        <w:t>– Add a new empty elements from the this options:</w:t>
      </w:r>
    </w:p>
    <w:p w:rsidR="00357FA9" w:rsidRDefault="00357FA9" w:rsidP="00357FA9">
      <w:pPr>
        <w:pStyle w:val="ac"/>
        <w:numPr>
          <w:ilvl w:val="1"/>
          <w:numId w:val="22"/>
        </w:numPr>
      </w:pPr>
      <w:r>
        <w:t xml:space="preserve">INK </w:t>
      </w:r>
      <w:r w:rsidRPr="00357FA9">
        <w:rPr>
          <w:u w:val="single"/>
        </w:rPr>
        <w:t>E</w:t>
      </w:r>
      <w:r w:rsidRPr="00357FA9">
        <w:t>xtension</w:t>
      </w:r>
    </w:p>
    <w:p w:rsidR="00357FA9" w:rsidRDefault="00357FA9" w:rsidP="00357FA9">
      <w:pPr>
        <w:pStyle w:val="ac"/>
        <w:numPr>
          <w:ilvl w:val="1"/>
          <w:numId w:val="22"/>
        </w:numPr>
      </w:pPr>
      <w:r>
        <w:t xml:space="preserve">INK </w:t>
      </w:r>
      <w:r w:rsidRPr="00357FA9">
        <w:rPr>
          <w:u w:val="single"/>
        </w:rPr>
        <w:t>I</w:t>
      </w:r>
      <w:r w:rsidRPr="00357FA9">
        <w:t>nstancing</w:t>
      </w:r>
    </w:p>
    <w:p w:rsidR="00357FA9" w:rsidRDefault="00357FA9" w:rsidP="00357FA9">
      <w:pPr>
        <w:pStyle w:val="ac"/>
        <w:numPr>
          <w:ilvl w:val="1"/>
          <w:numId w:val="22"/>
        </w:numPr>
      </w:pPr>
      <w:r>
        <w:t>INK</w:t>
      </w:r>
      <w:r w:rsidRPr="00357FA9">
        <w:t xml:space="preserve"> </w:t>
      </w:r>
      <w:r w:rsidRPr="00357FA9">
        <w:rPr>
          <w:u w:val="single"/>
        </w:rPr>
        <w:t>R</w:t>
      </w:r>
      <w:r w:rsidRPr="00357FA9">
        <w:t>eferencing</w:t>
      </w:r>
    </w:p>
    <w:p w:rsidR="002940C0" w:rsidRDefault="002940C0" w:rsidP="00AA4CA1">
      <w:pPr>
        <w:pStyle w:val="ac"/>
        <w:numPr>
          <w:ilvl w:val="0"/>
          <w:numId w:val="22"/>
        </w:numPr>
      </w:pPr>
      <w:r>
        <w:rPr>
          <w:b/>
          <w:bCs/>
          <w:u w:val="single"/>
        </w:rPr>
        <w:t>D</w:t>
      </w:r>
      <w:r w:rsidRPr="00052353">
        <w:rPr>
          <w:b/>
          <w:bCs/>
        </w:rPr>
        <w:t>elete</w:t>
      </w:r>
      <w:r>
        <w:rPr>
          <w:b/>
          <w:bCs/>
        </w:rPr>
        <w:t xml:space="preserve"> Notation </w:t>
      </w:r>
      <w:r w:rsidRPr="009F4D97">
        <w:rPr>
          <w:b/>
          <w:bCs/>
          <w:color w:val="808080" w:themeColor="background1" w:themeShade="80"/>
        </w:rPr>
        <w:t>(</w:t>
      </w:r>
      <w:r>
        <w:rPr>
          <w:b/>
          <w:bCs/>
          <w:color w:val="808080" w:themeColor="background1" w:themeShade="80"/>
        </w:rPr>
        <w:t>Del</w:t>
      </w:r>
      <w:r w:rsidRPr="009F4D97">
        <w:rPr>
          <w:b/>
          <w:bCs/>
          <w:color w:val="808080" w:themeColor="background1" w:themeShade="80"/>
        </w:rPr>
        <w:t>)</w:t>
      </w:r>
      <w:r>
        <w:rPr>
          <w:b/>
          <w:bCs/>
          <w:color w:val="808080" w:themeColor="background1" w:themeShade="80"/>
        </w:rPr>
        <w:t xml:space="preserve"> </w:t>
      </w:r>
      <w:r>
        <w:rPr>
          <w:b/>
          <w:bCs/>
          <w:color w:val="808080" w:themeColor="background1" w:themeShade="80"/>
        </w:rPr>
        <w:tab/>
      </w:r>
      <w:r>
        <w:t>– Deletes current selected notation from the diagram.</w:t>
      </w:r>
    </w:p>
    <w:p w:rsidR="00F82786" w:rsidRDefault="003E2444" w:rsidP="00307FE6">
      <w:pPr>
        <w:pStyle w:val="ac"/>
        <w:numPr>
          <w:ilvl w:val="0"/>
          <w:numId w:val="22"/>
        </w:numPr>
      </w:pPr>
      <w:r w:rsidRPr="00307FE6">
        <w:rPr>
          <w:b/>
          <w:bCs/>
          <w:u w:val="single"/>
        </w:rPr>
        <w:t>Z</w:t>
      </w:r>
      <w:r w:rsidRPr="00604035">
        <w:rPr>
          <w:b/>
          <w:bCs/>
        </w:rPr>
        <w:t>oom</w:t>
      </w:r>
      <w:r>
        <w:t xml:space="preserve"> </w:t>
      </w:r>
      <w:r w:rsidR="00307FE6" w:rsidRPr="009F4D97">
        <w:rPr>
          <w:b/>
          <w:bCs/>
          <w:color w:val="808080" w:themeColor="background1" w:themeShade="80"/>
        </w:rPr>
        <w:t xml:space="preserve">(Alt </w:t>
      </w:r>
      <w:r w:rsidR="00307FE6">
        <w:rPr>
          <w:b/>
          <w:bCs/>
          <w:color w:val="808080" w:themeColor="background1" w:themeShade="80"/>
        </w:rPr>
        <w:t>Z</w:t>
      </w:r>
      <w:r w:rsidR="00307FE6" w:rsidRPr="009F4D97">
        <w:rPr>
          <w:b/>
          <w:bCs/>
          <w:color w:val="808080" w:themeColor="background1" w:themeShade="80"/>
        </w:rPr>
        <w:t>)</w:t>
      </w:r>
      <w:r w:rsidR="00307FE6">
        <w:rPr>
          <w:b/>
          <w:bCs/>
          <w:color w:val="808080" w:themeColor="background1" w:themeShade="80"/>
        </w:rPr>
        <w:t xml:space="preserve"> </w:t>
      </w:r>
      <w:r w:rsidR="00307FE6">
        <w:t>–</w:t>
      </w:r>
      <w:r>
        <w:t xml:space="preserve"> Zoom diagram options:</w:t>
      </w:r>
    </w:p>
    <w:p w:rsidR="003E2444" w:rsidRDefault="003E2444" w:rsidP="003E2444">
      <w:pPr>
        <w:pStyle w:val="ac"/>
        <w:numPr>
          <w:ilvl w:val="1"/>
          <w:numId w:val="22"/>
        </w:numPr>
      </w:pPr>
      <w:r>
        <w:t xml:space="preserve">25% – Zoom out to one </w:t>
      </w:r>
      <w:r w:rsidRPr="003E2444">
        <w:t>quarter</w:t>
      </w:r>
      <w:r>
        <w:t xml:space="preserve"> of original size.</w:t>
      </w:r>
    </w:p>
    <w:p w:rsidR="003E2444" w:rsidRDefault="003E2444" w:rsidP="003E2444">
      <w:pPr>
        <w:pStyle w:val="ac"/>
        <w:numPr>
          <w:ilvl w:val="1"/>
          <w:numId w:val="22"/>
        </w:numPr>
      </w:pPr>
      <w:r>
        <w:t>50% – Zoom out to half of original size.</w:t>
      </w:r>
    </w:p>
    <w:p w:rsidR="003E2444" w:rsidRDefault="003E2444" w:rsidP="003E2444">
      <w:pPr>
        <w:pStyle w:val="ac"/>
        <w:numPr>
          <w:ilvl w:val="1"/>
          <w:numId w:val="22"/>
        </w:numPr>
      </w:pPr>
      <w:r>
        <w:t xml:space="preserve">75% – Zoom out to three </w:t>
      </w:r>
      <w:r w:rsidRPr="003E2444">
        <w:t>quarter</w:t>
      </w:r>
      <w:r>
        <w:t>s of original size.</w:t>
      </w:r>
    </w:p>
    <w:p w:rsidR="003E2444" w:rsidRDefault="003E2444" w:rsidP="003E2444">
      <w:pPr>
        <w:pStyle w:val="ac"/>
        <w:numPr>
          <w:ilvl w:val="1"/>
          <w:numId w:val="22"/>
        </w:numPr>
      </w:pPr>
      <w:r>
        <w:t>100% – Set diagram to original size.</w:t>
      </w:r>
    </w:p>
    <w:p w:rsidR="003E2444" w:rsidRDefault="003E2444" w:rsidP="003E2444">
      <w:pPr>
        <w:pStyle w:val="ac"/>
        <w:numPr>
          <w:ilvl w:val="1"/>
          <w:numId w:val="22"/>
        </w:numPr>
      </w:pPr>
      <w:r>
        <w:t>150% – Zoom in to one and half of original size.</w:t>
      </w:r>
    </w:p>
    <w:p w:rsidR="003E2444" w:rsidRDefault="003E2444" w:rsidP="00604035">
      <w:pPr>
        <w:pStyle w:val="ac"/>
        <w:numPr>
          <w:ilvl w:val="1"/>
          <w:numId w:val="22"/>
        </w:numPr>
      </w:pPr>
      <w:r>
        <w:t xml:space="preserve">200% – Zoom in to </w:t>
      </w:r>
      <w:r w:rsidR="00604035">
        <w:t>double</w:t>
      </w:r>
      <w:r>
        <w:t xml:space="preserve"> original size.</w:t>
      </w:r>
    </w:p>
    <w:p w:rsidR="002940C0" w:rsidRDefault="002940C0" w:rsidP="001B588E">
      <w:pPr>
        <w:pStyle w:val="ac"/>
        <w:numPr>
          <w:ilvl w:val="0"/>
          <w:numId w:val="22"/>
        </w:numPr>
      </w:pPr>
      <w:r w:rsidRPr="00307FE6">
        <w:rPr>
          <w:b/>
          <w:bCs/>
          <w:u w:val="single"/>
        </w:rPr>
        <w:t>C</w:t>
      </w:r>
      <w:r w:rsidRPr="00604035">
        <w:rPr>
          <w:b/>
          <w:bCs/>
        </w:rPr>
        <w:t xml:space="preserve">opy </w:t>
      </w:r>
      <w:r w:rsidR="001B588E">
        <w:rPr>
          <w:b/>
          <w:bCs/>
        </w:rPr>
        <w:t>Image</w:t>
      </w:r>
      <w:r>
        <w:t xml:space="preserve"> </w:t>
      </w:r>
      <w:r w:rsidRPr="009F4D97">
        <w:rPr>
          <w:b/>
          <w:bCs/>
          <w:color w:val="808080" w:themeColor="background1" w:themeShade="80"/>
        </w:rPr>
        <w:t xml:space="preserve">(Alt </w:t>
      </w:r>
      <w:r>
        <w:rPr>
          <w:b/>
          <w:bCs/>
          <w:color w:val="808080" w:themeColor="background1" w:themeShade="80"/>
        </w:rPr>
        <w:t>C</w:t>
      </w:r>
      <w:r w:rsidRPr="009F4D97">
        <w:rPr>
          <w:b/>
          <w:bCs/>
          <w:color w:val="808080" w:themeColor="background1" w:themeShade="80"/>
        </w:rPr>
        <w:t>)</w:t>
      </w:r>
      <w:r>
        <w:rPr>
          <w:b/>
          <w:bCs/>
          <w:color w:val="808080" w:themeColor="background1" w:themeShade="80"/>
        </w:rPr>
        <w:t xml:space="preserve"> </w:t>
      </w:r>
      <w:r>
        <w:tab/>
        <w:t xml:space="preserve">– Copy image to the system </w:t>
      </w:r>
      <w:r w:rsidRPr="00604035">
        <w:t>clipboard</w:t>
      </w:r>
      <w:r>
        <w:t xml:space="preserve"> (to paste/export image).</w:t>
      </w:r>
    </w:p>
    <w:p w:rsidR="00B1283C" w:rsidRDefault="00B1283C" w:rsidP="00F279A7">
      <w:pPr>
        <w:pStyle w:val="ac"/>
        <w:numPr>
          <w:ilvl w:val="0"/>
          <w:numId w:val="22"/>
        </w:numPr>
      </w:pPr>
      <w:r>
        <w:rPr>
          <w:b/>
          <w:bCs/>
        </w:rPr>
        <w:t xml:space="preserve">Default </w:t>
      </w:r>
      <w:r w:rsidRPr="00B1283C">
        <w:rPr>
          <w:b/>
          <w:bCs/>
          <w:u w:val="single"/>
        </w:rPr>
        <w:t>I</w:t>
      </w:r>
      <w:r>
        <w:rPr>
          <w:b/>
          <w:bCs/>
        </w:rPr>
        <w:t xml:space="preserve">NK file </w:t>
      </w:r>
      <w:r w:rsidRPr="00B1283C">
        <w:rPr>
          <w:b/>
          <w:bCs/>
          <w:color w:val="808080" w:themeColor="background1" w:themeShade="80"/>
        </w:rPr>
        <w:t>(Alt H)</w:t>
      </w:r>
      <w:r w:rsidRPr="00B1283C">
        <w:t xml:space="preserve"> </w:t>
      </w:r>
      <w:r>
        <w:tab/>
        <w:t xml:space="preserve">– Open project </w:t>
      </w:r>
      <w:r w:rsidR="00F279A7">
        <w:t xml:space="preserve">file </w:t>
      </w:r>
      <w:r>
        <w:t xml:space="preserve">dialog tree, to select </w:t>
      </w:r>
      <w:r w:rsidR="00F279A7">
        <w:t xml:space="preserve">a </w:t>
      </w:r>
      <w:r>
        <w:t>new default INK file</w:t>
      </w:r>
      <w:r w:rsidR="00F279A7">
        <w:t xml:space="preserve"> to the diagram</w:t>
      </w:r>
      <w:r>
        <w:t>.</w:t>
      </w:r>
    </w:p>
    <w:p w:rsidR="00A07E5E" w:rsidRPr="00B1283C" w:rsidRDefault="00A07E5E" w:rsidP="00A07E5E">
      <w:pPr>
        <w:pStyle w:val="ac"/>
        <w:numPr>
          <w:ilvl w:val="0"/>
          <w:numId w:val="22"/>
        </w:numPr>
      </w:pPr>
      <w:r w:rsidRPr="00277906">
        <w:rPr>
          <w:b/>
          <w:bCs/>
          <w:u w:val="single"/>
        </w:rPr>
        <w:t>G</w:t>
      </w:r>
      <w:r>
        <w:rPr>
          <w:b/>
          <w:bCs/>
        </w:rPr>
        <w:t xml:space="preserve">o to Element </w:t>
      </w:r>
      <w:r w:rsidRPr="009F4D97">
        <w:rPr>
          <w:b/>
          <w:bCs/>
          <w:color w:val="808080" w:themeColor="background1" w:themeShade="80"/>
        </w:rPr>
        <w:t>(</w:t>
      </w:r>
      <w:r>
        <w:rPr>
          <w:b/>
          <w:bCs/>
          <w:color w:val="808080" w:themeColor="background1" w:themeShade="80"/>
        </w:rPr>
        <w:t>F3</w:t>
      </w:r>
      <w:r w:rsidRPr="009F4D97">
        <w:rPr>
          <w:b/>
          <w:bCs/>
          <w:color w:val="808080" w:themeColor="background1" w:themeShade="80"/>
        </w:rPr>
        <w:t>)</w:t>
      </w:r>
      <w:r>
        <w:rPr>
          <w:b/>
          <w:bCs/>
        </w:rPr>
        <w:t xml:space="preserve"> </w:t>
      </w:r>
      <w:r>
        <w:rPr>
          <w:b/>
          <w:bCs/>
        </w:rPr>
        <w:tab/>
      </w:r>
      <w:r>
        <w:t>– Opens the INK file, which contains the currently selected INK element.</w:t>
      </w:r>
    </w:p>
    <w:p w:rsidR="00604035" w:rsidRDefault="00604035" w:rsidP="00604035">
      <w:pPr>
        <w:pStyle w:val="4"/>
      </w:pPr>
      <w:r>
        <w:lastRenderedPageBreak/>
        <w:t>Mouse buttons options</w:t>
      </w:r>
    </w:p>
    <w:p w:rsidR="00604035" w:rsidRDefault="00604035" w:rsidP="00604035">
      <w:r>
        <w:t>This view shall support the next mouse commands:</w:t>
      </w:r>
    </w:p>
    <w:p w:rsidR="00604035" w:rsidRDefault="00604035" w:rsidP="00604035">
      <w:pPr>
        <w:pStyle w:val="ac"/>
        <w:numPr>
          <w:ilvl w:val="0"/>
          <w:numId w:val="23"/>
        </w:numPr>
      </w:pPr>
      <w:r w:rsidRPr="00604035">
        <w:rPr>
          <w:b/>
          <w:bCs/>
        </w:rPr>
        <w:t>Right mouse button</w:t>
      </w:r>
      <w:r>
        <w:t xml:space="preserve"> – Open the view popup menu.</w:t>
      </w:r>
    </w:p>
    <w:p w:rsidR="00604035" w:rsidRDefault="00604035" w:rsidP="00604035">
      <w:pPr>
        <w:pStyle w:val="ac"/>
        <w:numPr>
          <w:ilvl w:val="0"/>
          <w:numId w:val="23"/>
        </w:numPr>
      </w:pPr>
      <w:r w:rsidRPr="00604035">
        <w:rPr>
          <w:b/>
          <w:bCs/>
        </w:rPr>
        <w:t>Left mouse button</w:t>
      </w:r>
      <w:r>
        <w:t xml:space="preserve"> – Holds the diagram (while down) for panning with mouse movement.</w:t>
      </w:r>
    </w:p>
    <w:p w:rsidR="00052353" w:rsidRPr="00052353" w:rsidRDefault="00604035" w:rsidP="00052353">
      <w:pPr>
        <w:pStyle w:val="ac"/>
        <w:numPr>
          <w:ilvl w:val="0"/>
          <w:numId w:val="23"/>
        </w:numPr>
      </w:pPr>
      <w:r w:rsidRPr="0055567A">
        <w:rPr>
          <w:b/>
          <w:bCs/>
        </w:rPr>
        <w:t>Mouse wheel</w:t>
      </w:r>
      <w:r>
        <w:t xml:space="preserve"> – Zoom in/out in the range of 10% to 500% of original size.</w:t>
      </w:r>
    </w:p>
    <w:p w:rsidR="0056494A" w:rsidRDefault="0056494A" w:rsidP="0056494A">
      <w:pPr>
        <w:pStyle w:val="4"/>
      </w:pPr>
      <w:r w:rsidRPr="0056494A">
        <w:t>Views Interactions</w:t>
      </w:r>
    </w:p>
    <w:tbl>
      <w:tblPr>
        <w:tblStyle w:val="-5"/>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5282"/>
        <w:gridCol w:w="5282"/>
      </w:tblGrid>
      <w:tr w:rsidR="00E50B59" w:rsidTr="0055567A">
        <w:trPr>
          <w:cnfStyle w:val="100000000000" w:firstRow="1" w:lastRow="0" w:firstColumn="0" w:lastColumn="0" w:oddVBand="0" w:evenVBand="0" w:oddHBand="0" w:evenHBand="0" w:firstRowFirstColumn="0" w:firstRowLastColumn="0" w:lastRowFirstColumn="0" w:lastRowLastColumn="0"/>
        </w:trPr>
        <w:tc>
          <w:tcPr>
            <w:tcW w:w="5282" w:type="dxa"/>
            <w:vAlign w:val="center"/>
          </w:tcPr>
          <w:p w:rsidR="00E50B59" w:rsidRDefault="00E50B59" w:rsidP="00E50B59">
            <w:pPr>
              <w:jc w:val="center"/>
            </w:pPr>
            <w:r>
              <w:t>When …</w:t>
            </w:r>
          </w:p>
        </w:tc>
        <w:tc>
          <w:tcPr>
            <w:tcW w:w="5282" w:type="dxa"/>
            <w:vAlign w:val="center"/>
          </w:tcPr>
          <w:p w:rsidR="00E50B59" w:rsidRDefault="00E50B59" w:rsidP="00E50B59">
            <w:pPr>
              <w:jc w:val="center"/>
            </w:pPr>
            <w:r>
              <w:t>Do …</w:t>
            </w:r>
          </w:p>
        </w:tc>
      </w:tr>
      <w:tr w:rsidR="00E50B59" w:rsidTr="0055567A">
        <w:trPr>
          <w:cnfStyle w:val="000000100000" w:firstRow="0" w:lastRow="0" w:firstColumn="0" w:lastColumn="0" w:oddVBand="0" w:evenVBand="0" w:oddHBand="1" w:evenHBand="0" w:firstRowFirstColumn="0" w:firstRowLastColumn="0" w:lastRowFirstColumn="0" w:lastRowLastColumn="0"/>
        </w:trPr>
        <w:tc>
          <w:tcPr>
            <w:tcW w:w="5282" w:type="dxa"/>
            <w:tcBorders>
              <w:top w:val="none" w:sz="0" w:space="0" w:color="auto"/>
              <w:left w:val="none" w:sz="0" w:space="0" w:color="auto"/>
              <w:bottom w:val="none" w:sz="0" w:space="0" w:color="auto"/>
            </w:tcBorders>
            <w:vAlign w:val="center"/>
          </w:tcPr>
          <w:p w:rsidR="00E50B59" w:rsidRDefault="00E50B59" w:rsidP="00E50B59">
            <w:r>
              <w:t>Dragging INK element around in the diagram.</w:t>
            </w:r>
          </w:p>
        </w:tc>
        <w:tc>
          <w:tcPr>
            <w:tcW w:w="5282" w:type="dxa"/>
            <w:tcBorders>
              <w:top w:val="none" w:sz="0" w:space="0" w:color="auto"/>
              <w:bottom w:val="none" w:sz="0" w:space="0" w:color="auto"/>
              <w:right w:val="none" w:sz="0" w:space="0" w:color="auto"/>
            </w:tcBorders>
            <w:vAlign w:val="center"/>
          </w:tcPr>
          <w:p w:rsidR="00291BA1" w:rsidRDefault="00E50B59" w:rsidP="00E50B59">
            <w:r>
              <w:t xml:space="preserve">Change element location and </w:t>
            </w:r>
            <w:r w:rsidR="00291BA1">
              <w:t>relation lines path to/from it when the all object is selected.</w:t>
            </w:r>
          </w:p>
          <w:p w:rsidR="00291BA1" w:rsidRDefault="00291BA1" w:rsidP="00291BA1">
            <w:r>
              <w:t>Resizing element size when one corner is selected.</w:t>
            </w:r>
          </w:p>
          <w:p w:rsidR="00E50B59" w:rsidRDefault="00E50B59" w:rsidP="00E50B59">
            <w:r>
              <w:t>Show element properties in the INK Properties view.</w:t>
            </w:r>
          </w:p>
        </w:tc>
      </w:tr>
      <w:tr w:rsidR="00E50B59" w:rsidTr="0055567A">
        <w:tc>
          <w:tcPr>
            <w:tcW w:w="5282" w:type="dxa"/>
            <w:vAlign w:val="center"/>
          </w:tcPr>
          <w:p w:rsidR="00E50B59" w:rsidRDefault="00215893" w:rsidP="00E50B59">
            <w:r>
              <w:t xml:space="preserve">Drop INK </w:t>
            </w:r>
            <w:r w:rsidRPr="0046481B">
              <w:rPr>
                <w:b/>
                <w:bCs/>
              </w:rPr>
              <w:t>element</w:t>
            </w:r>
            <w:r>
              <w:t xml:space="preserve"> from the kiosk view.</w:t>
            </w:r>
          </w:p>
        </w:tc>
        <w:tc>
          <w:tcPr>
            <w:tcW w:w="5282" w:type="dxa"/>
            <w:vAlign w:val="center"/>
          </w:tcPr>
          <w:p w:rsidR="00E50B59" w:rsidRDefault="00215893" w:rsidP="00E50B59">
            <w:r>
              <w:t>Add new element to the diagram and show its properties in the INK Properties view.</w:t>
            </w:r>
          </w:p>
        </w:tc>
      </w:tr>
      <w:tr w:rsidR="00215893" w:rsidTr="0055567A">
        <w:trPr>
          <w:cnfStyle w:val="000000100000" w:firstRow="0" w:lastRow="0" w:firstColumn="0" w:lastColumn="0" w:oddVBand="0" w:evenVBand="0" w:oddHBand="1" w:evenHBand="0" w:firstRowFirstColumn="0" w:firstRowLastColumn="0" w:lastRowFirstColumn="0" w:lastRowLastColumn="0"/>
        </w:trPr>
        <w:tc>
          <w:tcPr>
            <w:tcW w:w="5282" w:type="dxa"/>
            <w:tcBorders>
              <w:top w:val="none" w:sz="0" w:space="0" w:color="auto"/>
              <w:left w:val="none" w:sz="0" w:space="0" w:color="auto"/>
              <w:bottom w:val="none" w:sz="0" w:space="0" w:color="auto"/>
            </w:tcBorders>
            <w:vAlign w:val="center"/>
          </w:tcPr>
          <w:p w:rsidR="00215893" w:rsidRDefault="00215893" w:rsidP="00E50B59">
            <w:r>
              <w:t xml:space="preserve">Drop INK </w:t>
            </w:r>
            <w:r w:rsidRPr="0046481B">
              <w:rPr>
                <w:b/>
                <w:bCs/>
              </w:rPr>
              <w:t>Relation</w:t>
            </w:r>
            <w:r>
              <w:t xml:space="preserve">, </w:t>
            </w:r>
            <w:r w:rsidRPr="00215893">
              <w:t>from the kiosk view</w:t>
            </w:r>
            <w:r>
              <w:t>, on INK element.</w:t>
            </w:r>
          </w:p>
        </w:tc>
        <w:tc>
          <w:tcPr>
            <w:tcW w:w="5282" w:type="dxa"/>
            <w:tcBorders>
              <w:top w:val="none" w:sz="0" w:space="0" w:color="auto"/>
              <w:bottom w:val="none" w:sz="0" w:space="0" w:color="auto"/>
              <w:right w:val="none" w:sz="0" w:space="0" w:color="auto"/>
            </w:tcBorders>
            <w:vAlign w:val="center"/>
          </w:tcPr>
          <w:p w:rsidR="00215893" w:rsidRDefault="00215893" w:rsidP="00E50B59">
            <w:r>
              <w:t xml:space="preserve">Change mouse icon to a cross and wait to a second </w:t>
            </w:r>
            <w:r w:rsidR="0055567A">
              <w:t xml:space="preserve">left </w:t>
            </w:r>
            <w:r>
              <w:t>mouse click on the targeted element</w:t>
            </w:r>
            <w:r w:rsidR="0055567A">
              <w:t xml:space="preserve"> in the diagram.</w:t>
            </w:r>
          </w:p>
          <w:p w:rsidR="0055567A" w:rsidRDefault="0055567A" w:rsidP="004A627D">
            <w:pPr>
              <w:keepNext/>
            </w:pPr>
            <w:r>
              <w:t>Place the relation line if element selected, or cancel operation if "Esc" key is pressed.</w:t>
            </w:r>
          </w:p>
        </w:tc>
      </w:tr>
      <w:tr w:rsidR="00FE75F5" w:rsidTr="0055567A">
        <w:tc>
          <w:tcPr>
            <w:tcW w:w="5282" w:type="dxa"/>
            <w:vAlign w:val="center"/>
          </w:tcPr>
          <w:p w:rsidR="00FE75F5" w:rsidRDefault="00FE75F5" w:rsidP="00FE75F5">
            <w:r>
              <w:t xml:space="preserve">Dropping </w:t>
            </w:r>
            <w:r w:rsidRPr="00D9603E">
              <w:rPr>
                <w:b/>
                <w:bCs/>
              </w:rPr>
              <w:t>INK file</w:t>
            </w:r>
            <w:r>
              <w:t xml:space="preserve"> from the Package Explorer view, into the INK Diagram view.</w:t>
            </w:r>
          </w:p>
        </w:tc>
        <w:tc>
          <w:tcPr>
            <w:tcW w:w="5282" w:type="dxa"/>
            <w:vAlign w:val="center"/>
          </w:tcPr>
          <w:p w:rsidR="00FE75F5" w:rsidRDefault="00FE75F5" w:rsidP="00FE75F5">
            <w:r>
              <w:t>Add all none already displayed elements to the diagram.</w:t>
            </w:r>
          </w:p>
        </w:tc>
      </w:tr>
    </w:tbl>
    <w:p w:rsidR="00D00AD1" w:rsidRDefault="004A627D" w:rsidP="004A627D">
      <w:pPr>
        <w:pStyle w:val="af"/>
        <w:jc w:val="center"/>
      </w:pPr>
      <w:bookmarkStart w:id="888" w:name="_Toc325923578"/>
      <w:r>
        <w:t xml:space="preserve">Table </w:t>
      </w:r>
      <w:r w:rsidR="005C4C2F">
        <w:fldChar w:fldCharType="begin"/>
      </w:r>
      <w:r>
        <w:instrText xml:space="preserve"> SEQ Table \* ARABIC </w:instrText>
      </w:r>
      <w:r w:rsidR="005C4C2F">
        <w:fldChar w:fldCharType="separate"/>
      </w:r>
      <w:r w:rsidR="00413E2E">
        <w:rPr>
          <w:noProof/>
        </w:rPr>
        <w:t>3</w:t>
      </w:r>
      <w:r w:rsidR="005C4C2F">
        <w:fldChar w:fldCharType="end"/>
      </w:r>
      <w:r>
        <w:t xml:space="preserve"> - </w:t>
      </w:r>
      <w:r w:rsidRPr="00B47330">
        <w:t xml:space="preserve">INK </w:t>
      </w:r>
      <w:r>
        <w:t>diagram</w:t>
      </w:r>
      <w:r w:rsidRPr="00B47330">
        <w:t xml:space="preserve"> interactions</w:t>
      </w:r>
      <w:bookmarkEnd w:id="888"/>
    </w:p>
    <w:p w:rsidR="00AA798A" w:rsidRDefault="00AA798A" w:rsidP="00AA798A">
      <w:pPr>
        <w:pStyle w:val="4"/>
      </w:pPr>
      <w:r>
        <w:t>View Tool Bar</w:t>
      </w:r>
    </w:p>
    <w:p w:rsidR="00AA798A" w:rsidRDefault="00AA798A" w:rsidP="00AA798A">
      <w:r>
        <w:t>&lt;TBD&gt;</w:t>
      </w:r>
    </w:p>
    <w:p w:rsidR="00AA798A" w:rsidRDefault="00AA798A" w:rsidP="00AA798A">
      <w:pPr>
        <w:pStyle w:val="4"/>
      </w:pPr>
      <w:r>
        <w:t xml:space="preserve">Display of Information </w:t>
      </w:r>
    </w:p>
    <w:p w:rsidR="00D00AD1" w:rsidRDefault="00AA798A" w:rsidP="00AA798A">
      <w:r>
        <w:t>&lt;TBD&gt;</w:t>
      </w:r>
      <w:r w:rsidR="00D00AD1">
        <w:br w:type="page"/>
      </w:r>
    </w:p>
    <w:p w:rsidR="0056494A" w:rsidRPr="0056494A" w:rsidRDefault="0056494A" w:rsidP="0056494A"/>
    <w:p w:rsidR="00AD3553" w:rsidRDefault="00AD3553" w:rsidP="00AD3553">
      <w:pPr>
        <w:pStyle w:val="2"/>
      </w:pPr>
      <w:bookmarkStart w:id="889" w:name="_Toc336467593"/>
      <w:r>
        <w:t>Plugin dialogs</w:t>
      </w:r>
      <w:bookmarkEnd w:id="889"/>
    </w:p>
    <w:p w:rsidR="00113AD1" w:rsidRDefault="001F543A" w:rsidP="00113AD1">
      <w:pPr>
        <w:pStyle w:val="3"/>
      </w:pPr>
      <w:bookmarkStart w:id="890" w:name="_Toc336467594"/>
      <w:r>
        <w:t>INK Diagram Deletion W</w:t>
      </w:r>
      <w:r w:rsidR="00113AD1">
        <w:t>arning</w:t>
      </w:r>
      <w:bookmarkEnd w:id="890"/>
    </w:p>
    <w:p w:rsidR="001F38C0" w:rsidRDefault="00113AD1" w:rsidP="001F38C0">
      <w:r>
        <w:t>Usage: confirm an INK diagram deletion.</w:t>
      </w:r>
      <w:r w:rsidR="001F38C0">
        <w:t xml:space="preserve"> See FRS s</w:t>
      </w:r>
      <w:r w:rsidR="001F38C0" w:rsidRPr="001F38C0">
        <w:t xml:space="preserve">cenario: </w:t>
      </w:r>
      <w:r w:rsidR="001F38C0">
        <w:t>“</w:t>
      </w:r>
      <w:r w:rsidR="001F38C0" w:rsidRPr="001F38C0">
        <w:t>Remove INK Diagram</w:t>
      </w:r>
      <w:r w:rsidR="001F38C0">
        <w:t>”.</w:t>
      </w:r>
    </w:p>
    <w:p w:rsidR="00973222" w:rsidRDefault="00113AD1" w:rsidP="00973222">
      <w:pPr>
        <w:keepNext/>
        <w:jc w:val="center"/>
      </w:pPr>
      <w:r>
        <w:rPr>
          <w:noProof/>
        </w:rPr>
        <w:drawing>
          <wp:inline distT="0" distB="0" distL="0" distR="0" wp14:anchorId="6ABBA0A6" wp14:editId="3B0EE130">
            <wp:extent cx="2990850" cy="141922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 INK Diagram Deletio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90850" cy="1419225"/>
                    </a:xfrm>
                    <a:prstGeom prst="rect">
                      <a:avLst/>
                    </a:prstGeom>
                  </pic:spPr>
                </pic:pic>
              </a:graphicData>
            </a:graphic>
          </wp:inline>
        </w:drawing>
      </w:r>
    </w:p>
    <w:p w:rsidR="00113AD1" w:rsidRPr="00113AD1" w:rsidRDefault="00973222" w:rsidP="00973222">
      <w:pPr>
        <w:pStyle w:val="af"/>
        <w:jc w:val="center"/>
      </w:pPr>
      <w:bookmarkStart w:id="891" w:name="_Toc325923569"/>
      <w:r>
        <w:t xml:space="preserve">Figure </w:t>
      </w:r>
      <w:r w:rsidR="005C4C2F">
        <w:fldChar w:fldCharType="begin"/>
      </w:r>
      <w:r w:rsidR="00866ED7">
        <w:instrText xml:space="preserve"> SEQ Figure \* ARABIC </w:instrText>
      </w:r>
      <w:r w:rsidR="005C4C2F">
        <w:fldChar w:fldCharType="separate"/>
      </w:r>
      <w:ins w:id="892" w:author="עופר קלוו" w:date="2013-09-27T00:11:00Z">
        <w:r w:rsidR="00413E2E">
          <w:rPr>
            <w:noProof/>
          </w:rPr>
          <w:t>9</w:t>
        </w:r>
      </w:ins>
      <w:del w:id="893" w:author="עופר קלוו" w:date="2013-09-26T22:43:00Z">
        <w:r w:rsidR="00413E2E" w:rsidDel="00413E2E">
          <w:rPr>
            <w:noProof/>
          </w:rPr>
          <w:delText>6</w:delText>
        </w:r>
      </w:del>
      <w:r w:rsidR="005C4C2F">
        <w:rPr>
          <w:noProof/>
        </w:rPr>
        <w:fldChar w:fldCharType="end"/>
      </w:r>
      <w:r>
        <w:t xml:space="preserve"> – Confirm dialog of INK diagram deletion</w:t>
      </w:r>
      <w:bookmarkEnd w:id="891"/>
    </w:p>
    <w:p w:rsidR="001F543A" w:rsidRDefault="001F543A" w:rsidP="00AD3553">
      <w:pPr>
        <w:pStyle w:val="3"/>
      </w:pPr>
      <w:bookmarkStart w:id="894" w:name="_Toc336467595"/>
      <w:r>
        <w:t xml:space="preserve">The </w:t>
      </w:r>
      <w:r w:rsidRPr="00AD3553">
        <w:rPr>
          <w:rFonts w:ascii="Forte" w:hAnsi="Forte"/>
          <w:b w:val="0"/>
          <w:bCs w:val="0"/>
        </w:rPr>
        <w:t>inkstone</w:t>
      </w:r>
      <w:r>
        <w:t xml:space="preserve"> general error message</w:t>
      </w:r>
      <w:bookmarkEnd w:id="894"/>
    </w:p>
    <w:p w:rsidR="001F543A" w:rsidRDefault="001F543A" w:rsidP="001F543A">
      <w:r>
        <w:t>Usage: Display general simple error messages. The label will be the calling object (general the view) and the message will be an input from that calling object.</w:t>
      </w:r>
    </w:p>
    <w:p w:rsidR="001F543A" w:rsidRDefault="001F543A" w:rsidP="001F543A">
      <w:pPr>
        <w:keepNext/>
        <w:jc w:val="center"/>
      </w:pPr>
      <w:r>
        <w:rPr>
          <w:noProof/>
        </w:rPr>
        <w:drawing>
          <wp:inline distT="0" distB="0" distL="0" distR="0" wp14:anchorId="44E1C2F5" wp14:editId="240106A6">
            <wp:extent cx="3010535" cy="1440815"/>
            <wp:effectExtent l="0" t="0" r="0" b="6985"/>
            <wp:docPr id="4" name="תמונה 4" descr="E:\תיקיה חדשה\INKSTONE Error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תיקיה חדשה\INKSTONE Error message.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10535" cy="1440815"/>
                    </a:xfrm>
                    <a:prstGeom prst="rect">
                      <a:avLst/>
                    </a:prstGeom>
                    <a:noFill/>
                    <a:ln>
                      <a:noFill/>
                    </a:ln>
                  </pic:spPr>
                </pic:pic>
              </a:graphicData>
            </a:graphic>
          </wp:inline>
        </w:drawing>
      </w:r>
    </w:p>
    <w:p w:rsidR="001F543A" w:rsidRPr="001F543A" w:rsidRDefault="001F543A" w:rsidP="001F543A">
      <w:pPr>
        <w:pStyle w:val="af"/>
        <w:jc w:val="center"/>
      </w:pPr>
      <w:bookmarkStart w:id="895" w:name="_Toc325923570"/>
      <w:r>
        <w:t xml:space="preserve">Figure </w:t>
      </w:r>
      <w:r w:rsidR="005C4C2F">
        <w:fldChar w:fldCharType="begin"/>
      </w:r>
      <w:r>
        <w:instrText xml:space="preserve"> SEQ Figure \* ARABIC </w:instrText>
      </w:r>
      <w:r w:rsidR="005C4C2F">
        <w:fldChar w:fldCharType="separate"/>
      </w:r>
      <w:ins w:id="896" w:author="עופר קלוו" w:date="2013-09-27T00:11:00Z">
        <w:r w:rsidR="00413E2E">
          <w:rPr>
            <w:noProof/>
          </w:rPr>
          <w:t>10</w:t>
        </w:r>
      </w:ins>
      <w:del w:id="897" w:author="עופר קלוו" w:date="2013-09-26T22:43:00Z">
        <w:r w:rsidR="00413E2E" w:rsidDel="00413E2E">
          <w:rPr>
            <w:noProof/>
          </w:rPr>
          <w:delText>7</w:delText>
        </w:r>
      </w:del>
      <w:r w:rsidR="005C4C2F">
        <w:fldChar w:fldCharType="end"/>
      </w:r>
      <w:r>
        <w:t xml:space="preserve"> - Plugin general error message</w:t>
      </w:r>
      <w:bookmarkEnd w:id="895"/>
    </w:p>
    <w:p w:rsidR="00AA798A" w:rsidRDefault="00AA798A" w:rsidP="00AA798A">
      <w:pPr>
        <w:pStyle w:val="3"/>
      </w:pPr>
      <w:bookmarkStart w:id="898" w:name="_Ref336303203"/>
      <w:bookmarkStart w:id="899" w:name="_Toc336467596"/>
      <w:r>
        <w:t>DSL’s Selection Dialog</w:t>
      </w:r>
      <w:bookmarkEnd w:id="898"/>
      <w:bookmarkEnd w:id="899"/>
    </w:p>
    <w:p w:rsidR="00AA798A" w:rsidRDefault="00AA798A" w:rsidP="00AA798A">
      <w:r>
        <w:t>Usage: Opens for selection of the INK projects &amp; libraries tree, from the current active INK model.</w:t>
      </w:r>
      <w:r>
        <w:br/>
        <w:t>Selected libraries elements shall fill the Kiosk bars, after closing the dialog (Done button).</w:t>
      </w:r>
    </w:p>
    <w:p w:rsidR="00AA798A" w:rsidRDefault="00AA798A" w:rsidP="00AA798A">
      <w:r>
        <w:t>INK libraries are also called “DSL’s” in INK.</w:t>
      </w:r>
    </w:p>
    <w:p w:rsidR="00AA798A" w:rsidRDefault="00AA798A" w:rsidP="00AA798A">
      <w:r>
        <w:t xml:space="preserve">The tree should have check-boxes for each project/library. Select all, and Deselect all buttons should be placed in order to make mass selection more easy. </w:t>
      </w:r>
    </w:p>
    <w:p w:rsidR="00AA798A" w:rsidRDefault="00AA798A" w:rsidP="00AA798A">
      <w:pPr>
        <w:keepNext/>
        <w:jc w:val="center"/>
      </w:pPr>
      <w:r>
        <w:rPr>
          <w:noProof/>
        </w:rPr>
        <w:lastRenderedPageBreak/>
        <w:drawing>
          <wp:inline distT="0" distB="0" distL="0" distR="0" wp14:anchorId="5668D962" wp14:editId="0F685E98">
            <wp:extent cx="4267200" cy="373380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67200" cy="3733800"/>
                    </a:xfrm>
                    <a:prstGeom prst="rect">
                      <a:avLst/>
                    </a:prstGeom>
                  </pic:spPr>
                </pic:pic>
              </a:graphicData>
            </a:graphic>
          </wp:inline>
        </w:drawing>
      </w:r>
    </w:p>
    <w:p w:rsidR="00AA798A" w:rsidRDefault="00AA798A" w:rsidP="00AA798A">
      <w:pPr>
        <w:pStyle w:val="af"/>
        <w:jc w:val="center"/>
      </w:pPr>
      <w:r>
        <w:t xml:space="preserve">Figure </w:t>
      </w:r>
      <w:fldSimple w:instr=" SEQ Figure \* ARABIC ">
        <w:ins w:id="900" w:author="עופר קלוו" w:date="2013-09-27T00:11:00Z">
          <w:r w:rsidR="00413E2E">
            <w:rPr>
              <w:noProof/>
            </w:rPr>
            <w:t>11</w:t>
          </w:r>
        </w:ins>
        <w:del w:id="901" w:author="עופר קלוו" w:date="2013-09-26T22:43:00Z">
          <w:r w:rsidR="00413E2E" w:rsidDel="00413E2E">
            <w:rPr>
              <w:noProof/>
            </w:rPr>
            <w:delText>8</w:delText>
          </w:r>
        </w:del>
      </w:fldSimple>
      <w:r>
        <w:t xml:space="preserve"> – DSL’s Selection Dialog example</w:t>
      </w:r>
    </w:p>
    <w:p w:rsidR="006A3608" w:rsidRDefault="00AA798A" w:rsidP="00AA798A">
      <w:pPr>
        <w:jc w:val="center"/>
      </w:pPr>
      <w:r>
        <w:t xml:space="preserve"> </w:t>
      </w:r>
      <w:r w:rsidR="006A3608">
        <w:br w:type="page"/>
      </w:r>
    </w:p>
    <w:p w:rsidR="006A3608" w:rsidRDefault="006A3608" w:rsidP="006A3608"/>
    <w:p w:rsidR="00AD3553" w:rsidRDefault="00AD3553" w:rsidP="00AD3553">
      <w:pPr>
        <w:pStyle w:val="3"/>
      </w:pPr>
      <w:bookmarkStart w:id="902" w:name="_Toc336467597"/>
      <w:r w:rsidRPr="00AD3553">
        <w:t>The</w:t>
      </w:r>
      <w:r>
        <w:rPr>
          <w:rFonts w:ascii="Forte" w:hAnsi="Forte"/>
          <w:b w:val="0"/>
          <w:bCs w:val="0"/>
        </w:rPr>
        <w:t xml:space="preserve"> </w:t>
      </w:r>
      <w:r w:rsidRPr="00AD3553">
        <w:rPr>
          <w:rFonts w:ascii="Forte" w:hAnsi="Forte"/>
          <w:b w:val="0"/>
          <w:bCs w:val="0"/>
        </w:rPr>
        <w:t>inkstone</w:t>
      </w:r>
      <w:r>
        <w:t xml:space="preserve"> </w:t>
      </w:r>
      <w:r w:rsidRPr="0064556D">
        <w:t>Preference page</w:t>
      </w:r>
      <w:bookmarkEnd w:id="902"/>
    </w:p>
    <w:p w:rsidR="00113AD1" w:rsidRDefault="00E14B09" w:rsidP="00A655FB">
      <w:r w:rsidRPr="00E14B09">
        <w:t xml:space="preserve">A preference is data that is persisted between </w:t>
      </w:r>
      <w:r>
        <w:t xml:space="preserve">work </w:t>
      </w:r>
      <w:r w:rsidRPr="00E14B09">
        <w:t>sessions</w:t>
      </w:r>
      <w:r>
        <w:t>. The plugin preference will be integrated with Eclipse preference</w:t>
      </w:r>
      <w:r w:rsidR="00A655FB">
        <w:t xml:space="preserve"> dialog and will be on a per project basis.</w:t>
      </w:r>
    </w:p>
    <w:p w:rsidR="006A3608" w:rsidRDefault="006A3608" w:rsidP="006A3608">
      <w:pPr>
        <w:pStyle w:val="4"/>
      </w:pPr>
      <w:r>
        <w:t>INK Diagram Preference</w:t>
      </w:r>
    </w:p>
    <w:p w:rsidR="007B02A7" w:rsidRPr="007B02A7" w:rsidRDefault="00307C82" w:rsidP="007110EA">
      <w:r>
        <w:t xml:space="preserve">Set the </w:t>
      </w:r>
      <w:r w:rsidR="007B02A7">
        <w:t>project folder for INK Diagrams and the</w:t>
      </w:r>
      <w:r>
        <w:t xml:space="preserve"> default INK file for every INK Diagram.</w:t>
      </w:r>
    </w:p>
    <w:p w:rsidR="006A3608" w:rsidRDefault="00307C82" w:rsidP="006A3608">
      <w:pPr>
        <w:keepNext/>
        <w:jc w:val="center"/>
      </w:pPr>
      <w:r>
        <w:rPr>
          <w:noProof/>
        </w:rPr>
        <w:drawing>
          <wp:inline distT="0" distB="0" distL="0" distR="0" wp14:anchorId="3201A677" wp14:editId="045BF462">
            <wp:extent cx="5857875" cy="2781300"/>
            <wp:effectExtent l="0" t="0" r="9525"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STONE-INK Diagram View preferences.jpg"/>
                    <pic:cNvPicPr/>
                  </pic:nvPicPr>
                  <pic:blipFill>
                    <a:blip r:embed="rId44">
                      <a:extLst>
                        <a:ext uri="{28A0092B-C50C-407E-A947-70E740481C1C}">
                          <a14:useLocalDpi xmlns:a14="http://schemas.microsoft.com/office/drawing/2010/main" val="0"/>
                        </a:ext>
                      </a:extLst>
                    </a:blip>
                    <a:stretch>
                      <a:fillRect/>
                    </a:stretch>
                  </pic:blipFill>
                  <pic:spPr>
                    <a:xfrm>
                      <a:off x="0" y="0"/>
                      <a:ext cx="5857875" cy="2781300"/>
                    </a:xfrm>
                    <a:prstGeom prst="rect">
                      <a:avLst/>
                    </a:prstGeom>
                  </pic:spPr>
                </pic:pic>
              </a:graphicData>
            </a:graphic>
          </wp:inline>
        </w:drawing>
      </w:r>
    </w:p>
    <w:p w:rsidR="006A3608" w:rsidRDefault="006A3608" w:rsidP="006A3608">
      <w:pPr>
        <w:pStyle w:val="af"/>
        <w:jc w:val="center"/>
      </w:pPr>
      <w:bookmarkStart w:id="903" w:name="_Toc325923571"/>
      <w:r>
        <w:t xml:space="preserve">Figure </w:t>
      </w:r>
      <w:fldSimple w:instr=" SEQ Figure \* ARABIC ">
        <w:ins w:id="904" w:author="עופר קלוו" w:date="2013-09-27T00:11:00Z">
          <w:r w:rsidR="00413E2E">
            <w:rPr>
              <w:noProof/>
            </w:rPr>
            <w:t>12</w:t>
          </w:r>
        </w:ins>
        <w:del w:id="905" w:author="עופר קלוו" w:date="2013-09-26T22:43:00Z">
          <w:r w:rsidR="00413E2E" w:rsidDel="00413E2E">
            <w:rPr>
              <w:noProof/>
            </w:rPr>
            <w:delText>9</w:delText>
          </w:r>
        </w:del>
      </w:fldSimple>
      <w:r>
        <w:t xml:space="preserve"> - </w:t>
      </w:r>
      <w:r w:rsidRPr="00F06A7E">
        <w:t>INK Diagram Preference page</w:t>
      </w:r>
      <w:bookmarkEnd w:id="903"/>
    </w:p>
    <w:p w:rsidR="007110EA" w:rsidRDefault="007110EA" w:rsidP="007110EA">
      <w:r>
        <w:t>The Apply button is to submit changes.</w:t>
      </w:r>
    </w:p>
    <w:p w:rsidR="007110EA" w:rsidRDefault="007110EA" w:rsidP="007110EA">
      <w:r>
        <w:t>The Restore defaults button set the diagram folder back to “Diagrams”.</w:t>
      </w:r>
      <w:r>
        <w:br w:type="page"/>
      </w:r>
    </w:p>
    <w:p w:rsidR="007110EA" w:rsidRDefault="007110EA" w:rsidP="007110EA"/>
    <w:p w:rsidR="006A3608" w:rsidRDefault="006A3608" w:rsidP="006A3608">
      <w:pPr>
        <w:pStyle w:val="4"/>
      </w:pPr>
      <w:r>
        <w:t>INK Kiosk Preference</w:t>
      </w:r>
    </w:p>
    <w:p w:rsidR="007110EA" w:rsidRPr="007110EA" w:rsidRDefault="007110EA" w:rsidP="007B1608">
      <w:r>
        <w:t xml:space="preserve">Set the </w:t>
      </w:r>
      <w:r w:rsidR="007B1608">
        <w:t>linked INK files of the current project.</w:t>
      </w:r>
    </w:p>
    <w:p w:rsidR="006A3608" w:rsidRDefault="004F17FF" w:rsidP="006A3608">
      <w:pPr>
        <w:keepNext/>
        <w:jc w:val="center"/>
      </w:pPr>
      <w:r>
        <w:rPr>
          <w:noProof/>
        </w:rPr>
        <w:drawing>
          <wp:inline distT="0" distB="0" distL="0" distR="0" wp14:anchorId="56BAFC36" wp14:editId="5E6A8EB0">
            <wp:extent cx="5822950" cy="2777490"/>
            <wp:effectExtent l="0" t="0" r="6350" b="3810"/>
            <wp:docPr id="6" name="תמונה 6" descr="C:\Users\OC\Documents\אופ תואר שני\פרויקט מתקדם במדעי המחשב - 22997\הצעה\ORS\graphics\INKSTONE-INK Kiosk View 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C\Documents\אופ תואר שני\פרויקט מתקדם במדעי המחשב - 22997\הצעה\ORS\graphics\INKSTONE-INK Kiosk View preference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2950" cy="2777490"/>
                    </a:xfrm>
                    <a:prstGeom prst="rect">
                      <a:avLst/>
                    </a:prstGeom>
                    <a:noFill/>
                    <a:ln>
                      <a:noFill/>
                    </a:ln>
                  </pic:spPr>
                </pic:pic>
              </a:graphicData>
            </a:graphic>
          </wp:inline>
        </w:drawing>
      </w:r>
    </w:p>
    <w:p w:rsidR="00A655FB" w:rsidRDefault="006A3608" w:rsidP="006A3608">
      <w:pPr>
        <w:pStyle w:val="af"/>
        <w:jc w:val="center"/>
      </w:pPr>
      <w:bookmarkStart w:id="906" w:name="_Toc325923572"/>
      <w:r>
        <w:t xml:space="preserve">Figure </w:t>
      </w:r>
      <w:fldSimple w:instr=" SEQ Figure \* ARABIC ">
        <w:ins w:id="907" w:author="עופר קלוו" w:date="2013-09-27T00:11:00Z">
          <w:r w:rsidR="00413E2E">
            <w:rPr>
              <w:noProof/>
            </w:rPr>
            <w:t>13</w:t>
          </w:r>
        </w:ins>
        <w:del w:id="908" w:author="עופר קלוו" w:date="2013-09-26T22:43:00Z">
          <w:r w:rsidR="00413E2E" w:rsidDel="00413E2E">
            <w:rPr>
              <w:noProof/>
            </w:rPr>
            <w:delText>10</w:delText>
          </w:r>
        </w:del>
      </w:fldSimple>
      <w:r>
        <w:rPr>
          <w:noProof/>
        </w:rPr>
        <w:t xml:space="preserve"> - </w:t>
      </w:r>
      <w:r w:rsidRPr="00105A96">
        <w:rPr>
          <w:noProof/>
        </w:rPr>
        <w:t>INK Kiosk  Preference page</w:t>
      </w:r>
      <w:bookmarkEnd w:id="906"/>
    </w:p>
    <w:p w:rsidR="007110EA" w:rsidRDefault="007110EA">
      <w:r>
        <w:t>The Add button opens tree dialog of projects INK files, and add them to the list.</w:t>
      </w:r>
    </w:p>
    <w:p w:rsidR="00D00AD1" w:rsidRDefault="007110EA">
      <w:r>
        <w:t>The Remove button deletes current selected rows from the list.</w:t>
      </w:r>
      <w:r w:rsidR="00D00AD1">
        <w:br w:type="page"/>
      </w:r>
    </w:p>
    <w:p w:rsidR="00F72E30" w:rsidRDefault="00F72E30" w:rsidP="00F72E30"/>
    <w:p w:rsidR="00F72E30" w:rsidRDefault="00F72E30" w:rsidP="00D00AD1">
      <w:pPr>
        <w:pStyle w:val="2"/>
      </w:pPr>
      <w:bookmarkStart w:id="909" w:name="_Toc336467598"/>
      <w:r>
        <w:t xml:space="preserve">Plugin </w:t>
      </w:r>
      <w:r w:rsidR="00D00AD1">
        <w:t>Action Commands</w:t>
      </w:r>
      <w:bookmarkEnd w:id="909"/>
    </w:p>
    <w:p w:rsidR="00D00AD1" w:rsidRDefault="00D00AD1" w:rsidP="00425146">
      <w:r>
        <w:t xml:space="preserve">The plugin action commands will use the </w:t>
      </w:r>
      <w:r w:rsidRPr="002D509C">
        <w:t xml:space="preserve">Eclipse </w:t>
      </w:r>
      <w:r w:rsidR="001B4FF6">
        <w:t xml:space="preserve">environment GUI menus and toolbar icons (an </w:t>
      </w:r>
      <w:r w:rsidR="00425146" w:rsidRPr="00805628">
        <w:rPr>
          <w:rFonts w:ascii="Forte" w:hAnsi="Forte"/>
        </w:rPr>
        <w:t>inkstone</w:t>
      </w:r>
      <w:r w:rsidR="00425146">
        <w:t xml:space="preserve"> </w:t>
      </w:r>
      <w:r w:rsidR="001B4FF6">
        <w:t>toolbar group adding to the Eclipse main toolbar).</w:t>
      </w:r>
    </w:p>
    <w:tbl>
      <w:tblPr>
        <w:tblStyle w:val="-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660"/>
        <w:gridCol w:w="3260"/>
        <w:gridCol w:w="3260"/>
        <w:gridCol w:w="1384"/>
      </w:tblGrid>
      <w:tr w:rsidR="00425146" w:rsidTr="006A299D">
        <w:trPr>
          <w:cnfStyle w:val="100000000000" w:firstRow="1" w:lastRow="0" w:firstColumn="0" w:lastColumn="0" w:oddVBand="0" w:evenVBand="0" w:oddHBand="0" w:evenHBand="0" w:firstRowFirstColumn="0" w:firstRowLastColumn="0" w:lastRowFirstColumn="0" w:lastRowLastColumn="0"/>
        </w:trPr>
        <w:tc>
          <w:tcPr>
            <w:tcW w:w="1259" w:type="pct"/>
          </w:tcPr>
          <w:p w:rsidR="00425146" w:rsidRDefault="00425146" w:rsidP="00866ED7">
            <w:pPr>
              <w:jc w:val="center"/>
            </w:pPr>
            <w:r>
              <w:t>Command</w:t>
            </w:r>
          </w:p>
        </w:tc>
        <w:tc>
          <w:tcPr>
            <w:tcW w:w="1543" w:type="pct"/>
          </w:tcPr>
          <w:p w:rsidR="00425146" w:rsidRDefault="00425146" w:rsidP="00866ED7">
            <w:pPr>
              <w:jc w:val="center"/>
            </w:pPr>
            <w:r>
              <w:t>Workbench Menu</w:t>
            </w:r>
            <w:r w:rsidR="006A299D">
              <w:t>/</w:t>
            </w:r>
            <w:r>
              <w:t>s</w:t>
            </w:r>
          </w:p>
        </w:tc>
        <w:tc>
          <w:tcPr>
            <w:tcW w:w="1543" w:type="pct"/>
          </w:tcPr>
          <w:p w:rsidR="00425146" w:rsidRDefault="00425146" w:rsidP="00866ED7">
            <w:pPr>
              <w:jc w:val="center"/>
            </w:pPr>
            <w:r>
              <w:t>Active when…</w:t>
            </w:r>
          </w:p>
        </w:tc>
        <w:tc>
          <w:tcPr>
            <w:tcW w:w="655" w:type="pct"/>
          </w:tcPr>
          <w:p w:rsidR="00425146" w:rsidRDefault="00425146" w:rsidP="00866ED7">
            <w:pPr>
              <w:jc w:val="center"/>
            </w:pPr>
            <w:r>
              <w:t>INK Toolbar</w:t>
            </w:r>
          </w:p>
        </w:tc>
      </w:tr>
      <w:tr w:rsidR="00425146" w:rsidTr="006161CF">
        <w:trPr>
          <w:cnfStyle w:val="000000100000" w:firstRow="0" w:lastRow="0" w:firstColumn="0" w:lastColumn="0" w:oddVBand="0" w:evenVBand="0" w:oddHBand="1" w:evenHBand="0" w:firstRowFirstColumn="0" w:firstRowLastColumn="0" w:lastRowFirstColumn="0" w:lastRowLastColumn="0"/>
        </w:trPr>
        <w:tc>
          <w:tcPr>
            <w:tcW w:w="1259" w:type="pct"/>
            <w:tcBorders>
              <w:top w:val="none" w:sz="0" w:space="0" w:color="auto"/>
              <w:left w:val="none" w:sz="0" w:space="0" w:color="auto"/>
              <w:bottom w:val="none" w:sz="0" w:space="0" w:color="auto"/>
            </w:tcBorders>
            <w:vAlign w:val="center"/>
          </w:tcPr>
          <w:p w:rsidR="00425146" w:rsidRDefault="00425146" w:rsidP="006161CF">
            <w:r>
              <w:t>Add INK Diagram view</w:t>
            </w:r>
          </w:p>
        </w:tc>
        <w:tc>
          <w:tcPr>
            <w:tcW w:w="1543" w:type="pct"/>
            <w:tcBorders>
              <w:top w:val="none" w:sz="0" w:space="0" w:color="auto"/>
              <w:bottom w:val="none" w:sz="0" w:space="0" w:color="auto"/>
            </w:tcBorders>
            <w:vAlign w:val="center"/>
          </w:tcPr>
          <w:p w:rsidR="00425146" w:rsidRPr="009E1435" w:rsidRDefault="00425146" w:rsidP="006161CF">
            <w:r w:rsidRPr="009E1435">
              <w:t>Ink</w:t>
            </w:r>
            <w:r w:rsidR="006A299D">
              <w:t xml:space="preserve"> menu.</w:t>
            </w:r>
          </w:p>
          <w:p w:rsidR="00425146" w:rsidRPr="006A299D" w:rsidRDefault="00425146" w:rsidP="006161CF">
            <w:r w:rsidRPr="009E1435">
              <w:t>File/New</w:t>
            </w:r>
            <w:r w:rsidR="006A299D">
              <w:t xml:space="preserve"> menu.</w:t>
            </w:r>
          </w:p>
        </w:tc>
        <w:tc>
          <w:tcPr>
            <w:tcW w:w="1543" w:type="pct"/>
            <w:tcBorders>
              <w:top w:val="none" w:sz="0" w:space="0" w:color="auto"/>
              <w:bottom w:val="none" w:sz="0" w:space="0" w:color="auto"/>
            </w:tcBorders>
            <w:shd w:val="clear" w:color="auto" w:fill="auto"/>
            <w:vAlign w:val="center"/>
          </w:tcPr>
          <w:p w:rsidR="00425146" w:rsidRDefault="00425146" w:rsidP="006161CF">
            <w:pPr>
              <w:rPr>
                <w:noProof/>
              </w:rPr>
            </w:pPr>
            <w:r>
              <w:rPr>
                <w:noProof/>
              </w:rPr>
              <w:t>Always</w:t>
            </w:r>
          </w:p>
        </w:tc>
        <w:tc>
          <w:tcPr>
            <w:tcW w:w="655" w:type="pct"/>
            <w:tcBorders>
              <w:top w:val="none" w:sz="0" w:space="0" w:color="auto"/>
              <w:bottom w:val="none" w:sz="0" w:space="0" w:color="auto"/>
              <w:right w:val="none" w:sz="0" w:space="0" w:color="auto"/>
            </w:tcBorders>
            <w:shd w:val="clear" w:color="auto" w:fill="auto"/>
            <w:vAlign w:val="center"/>
          </w:tcPr>
          <w:p w:rsidR="00425146" w:rsidRDefault="0060145C" w:rsidP="006161CF">
            <w:pPr>
              <w:spacing w:before="120" w:after="120"/>
              <w:jc w:val="center"/>
            </w:pPr>
            <w:r>
              <w:rPr>
                <w:noProof/>
              </w:rPr>
              <w:drawing>
                <wp:inline distT="0" distB="0" distL="0" distR="0" wp14:anchorId="38F0E56E" wp14:editId="0C9E9198">
                  <wp:extent cx="212400" cy="212400"/>
                  <wp:effectExtent l="0" t="0" r="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Diagram Icon - Normal.png"/>
                          <pic:cNvPicPr/>
                        </pic:nvPicPr>
                        <pic:blipFill>
                          <a:blip r:embed="rId37">
                            <a:extLst>
                              <a:ext uri="{28A0092B-C50C-407E-A947-70E740481C1C}">
                                <a14:useLocalDpi xmlns:a14="http://schemas.microsoft.com/office/drawing/2010/main" val="0"/>
                              </a:ext>
                            </a:extLst>
                          </a:blip>
                          <a:stretch>
                            <a:fillRect/>
                          </a:stretch>
                        </pic:blipFill>
                        <pic:spPr>
                          <a:xfrm>
                            <a:off x="0" y="0"/>
                            <a:ext cx="212400" cy="212400"/>
                          </a:xfrm>
                          <a:prstGeom prst="rect">
                            <a:avLst/>
                          </a:prstGeom>
                        </pic:spPr>
                      </pic:pic>
                    </a:graphicData>
                  </a:graphic>
                </wp:inline>
              </w:drawing>
            </w:r>
          </w:p>
        </w:tc>
      </w:tr>
      <w:tr w:rsidR="00425146" w:rsidTr="006161CF">
        <w:tc>
          <w:tcPr>
            <w:tcW w:w="1259" w:type="pct"/>
            <w:vAlign w:val="center"/>
          </w:tcPr>
          <w:p w:rsidR="00425146" w:rsidRDefault="00425146" w:rsidP="006161CF">
            <w:r>
              <w:t>Show INK Kiosk view</w:t>
            </w:r>
          </w:p>
        </w:tc>
        <w:tc>
          <w:tcPr>
            <w:tcW w:w="1543" w:type="pct"/>
            <w:vAlign w:val="center"/>
          </w:tcPr>
          <w:p w:rsidR="00425146" w:rsidRDefault="00425146" w:rsidP="006161CF">
            <w:r w:rsidRPr="00A54B0A">
              <w:t>Ink</w:t>
            </w:r>
            <w:r w:rsidR="006A299D">
              <w:t xml:space="preserve"> menu.</w:t>
            </w:r>
          </w:p>
          <w:p w:rsidR="00425146" w:rsidRPr="009E1435" w:rsidRDefault="00425146" w:rsidP="006161CF">
            <w:r w:rsidRPr="00A54B0A">
              <w:t>File/New</w:t>
            </w:r>
            <w:r w:rsidR="006A299D">
              <w:t xml:space="preserve"> menu.</w:t>
            </w:r>
          </w:p>
        </w:tc>
        <w:tc>
          <w:tcPr>
            <w:tcW w:w="1543" w:type="pct"/>
            <w:shd w:val="clear" w:color="auto" w:fill="auto"/>
            <w:vAlign w:val="center"/>
          </w:tcPr>
          <w:p w:rsidR="00425146" w:rsidRDefault="00425146" w:rsidP="006161CF">
            <w:pPr>
              <w:rPr>
                <w:noProof/>
              </w:rPr>
            </w:pPr>
            <w:r>
              <w:rPr>
                <w:noProof/>
              </w:rPr>
              <w:t>Kiosk view closed</w:t>
            </w:r>
          </w:p>
        </w:tc>
        <w:tc>
          <w:tcPr>
            <w:tcW w:w="655" w:type="pct"/>
            <w:shd w:val="clear" w:color="auto" w:fill="auto"/>
            <w:vAlign w:val="center"/>
          </w:tcPr>
          <w:p w:rsidR="00425146" w:rsidRDefault="0060145C" w:rsidP="006161CF">
            <w:pPr>
              <w:spacing w:before="120" w:after="120"/>
              <w:jc w:val="center"/>
            </w:pPr>
            <w:r>
              <w:rPr>
                <w:noProof/>
              </w:rPr>
              <w:drawing>
                <wp:inline distT="0" distB="0" distL="0" distR="0" wp14:anchorId="3A442586" wp14:editId="63604D16">
                  <wp:extent cx="230400" cy="230400"/>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STONE Kiosk View Icon.png"/>
                          <pic:cNvPicPr/>
                        </pic:nvPicPr>
                        <pic:blipFill>
                          <a:blip r:embed="rId29">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r>
      <w:tr w:rsidR="00425146" w:rsidTr="006161CF">
        <w:trPr>
          <w:cnfStyle w:val="000000100000" w:firstRow="0" w:lastRow="0" w:firstColumn="0" w:lastColumn="0" w:oddVBand="0" w:evenVBand="0" w:oddHBand="1" w:evenHBand="0" w:firstRowFirstColumn="0" w:firstRowLastColumn="0" w:lastRowFirstColumn="0" w:lastRowLastColumn="0"/>
        </w:trPr>
        <w:tc>
          <w:tcPr>
            <w:tcW w:w="1259" w:type="pct"/>
            <w:tcBorders>
              <w:top w:val="none" w:sz="0" w:space="0" w:color="auto"/>
              <w:left w:val="none" w:sz="0" w:space="0" w:color="auto"/>
              <w:bottom w:val="none" w:sz="0" w:space="0" w:color="auto"/>
            </w:tcBorders>
            <w:vAlign w:val="center"/>
          </w:tcPr>
          <w:p w:rsidR="00425146" w:rsidRDefault="00425146" w:rsidP="006161CF">
            <w:r>
              <w:t>Show INK Properties view</w:t>
            </w:r>
          </w:p>
        </w:tc>
        <w:tc>
          <w:tcPr>
            <w:tcW w:w="1543" w:type="pct"/>
            <w:tcBorders>
              <w:top w:val="none" w:sz="0" w:space="0" w:color="auto"/>
              <w:bottom w:val="none" w:sz="0" w:space="0" w:color="auto"/>
            </w:tcBorders>
            <w:vAlign w:val="center"/>
          </w:tcPr>
          <w:p w:rsidR="00425146" w:rsidRDefault="00425146" w:rsidP="006161CF">
            <w:r w:rsidRPr="00A54B0A">
              <w:t>Ink</w:t>
            </w:r>
            <w:r w:rsidR="006A299D">
              <w:t xml:space="preserve"> menu.</w:t>
            </w:r>
          </w:p>
          <w:p w:rsidR="00425146" w:rsidRPr="009E1435" w:rsidRDefault="00425146" w:rsidP="006161CF">
            <w:r w:rsidRPr="00A54B0A">
              <w:t>File/New</w:t>
            </w:r>
            <w:r w:rsidR="006A299D">
              <w:t xml:space="preserve"> menu.</w:t>
            </w:r>
          </w:p>
        </w:tc>
        <w:tc>
          <w:tcPr>
            <w:tcW w:w="1543" w:type="pct"/>
            <w:tcBorders>
              <w:top w:val="none" w:sz="0" w:space="0" w:color="auto"/>
              <w:bottom w:val="none" w:sz="0" w:space="0" w:color="auto"/>
            </w:tcBorders>
            <w:shd w:val="clear" w:color="auto" w:fill="auto"/>
            <w:vAlign w:val="center"/>
          </w:tcPr>
          <w:p w:rsidR="00425146" w:rsidRDefault="00425146" w:rsidP="006161CF">
            <w:pPr>
              <w:rPr>
                <w:noProof/>
              </w:rPr>
            </w:pPr>
            <w:r>
              <w:rPr>
                <w:noProof/>
              </w:rPr>
              <w:t>Properties view closed</w:t>
            </w:r>
          </w:p>
        </w:tc>
        <w:tc>
          <w:tcPr>
            <w:tcW w:w="655" w:type="pct"/>
            <w:tcBorders>
              <w:top w:val="none" w:sz="0" w:space="0" w:color="auto"/>
              <w:bottom w:val="none" w:sz="0" w:space="0" w:color="auto"/>
              <w:right w:val="none" w:sz="0" w:space="0" w:color="auto"/>
            </w:tcBorders>
            <w:shd w:val="clear" w:color="auto" w:fill="auto"/>
            <w:vAlign w:val="center"/>
          </w:tcPr>
          <w:p w:rsidR="00425146" w:rsidRDefault="0060145C" w:rsidP="006161CF">
            <w:pPr>
              <w:spacing w:before="120" w:after="120"/>
              <w:jc w:val="center"/>
            </w:pPr>
            <w:r>
              <w:rPr>
                <w:noProof/>
              </w:rPr>
              <w:drawing>
                <wp:inline distT="0" distB="0" distL="0" distR="0" wp14:anchorId="007A22CE" wp14:editId="6895FC32">
                  <wp:extent cx="216000" cy="216000"/>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Properties View Icon - Normal.png"/>
                          <pic:cNvPicPr/>
                        </pic:nvPicPr>
                        <pic:blipFill>
                          <a:blip r:embed="rId9">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r>
      <w:tr w:rsidR="00425146" w:rsidTr="006161CF">
        <w:tc>
          <w:tcPr>
            <w:tcW w:w="1259" w:type="pct"/>
            <w:vAlign w:val="center"/>
          </w:tcPr>
          <w:p w:rsidR="00425146" w:rsidRDefault="00425146" w:rsidP="006161CF">
            <w:r>
              <w:t>Diagram Filter tool</w:t>
            </w:r>
          </w:p>
        </w:tc>
        <w:tc>
          <w:tcPr>
            <w:tcW w:w="1543" w:type="pct"/>
            <w:vAlign w:val="center"/>
          </w:tcPr>
          <w:p w:rsidR="00425146" w:rsidRPr="009E1435" w:rsidRDefault="006A299D" w:rsidP="006161CF">
            <w:r w:rsidRPr="00A54B0A">
              <w:t>Ink</w:t>
            </w:r>
            <w:r>
              <w:t xml:space="preserve"> menu.</w:t>
            </w:r>
          </w:p>
        </w:tc>
        <w:tc>
          <w:tcPr>
            <w:tcW w:w="1543" w:type="pct"/>
            <w:shd w:val="clear" w:color="auto" w:fill="auto"/>
            <w:vAlign w:val="center"/>
          </w:tcPr>
          <w:p w:rsidR="00425146" w:rsidRDefault="007550B5" w:rsidP="006161CF">
            <w:pPr>
              <w:rPr>
                <w:noProof/>
              </w:rPr>
            </w:pPr>
            <w:r>
              <w:rPr>
                <w:noProof/>
              </w:rPr>
              <w:t xml:space="preserve">Diagram view in </w:t>
            </w:r>
            <w:r w:rsidR="006A299D">
              <w:rPr>
                <w:noProof/>
              </w:rPr>
              <w:t>focus</w:t>
            </w:r>
          </w:p>
        </w:tc>
        <w:tc>
          <w:tcPr>
            <w:tcW w:w="655" w:type="pct"/>
            <w:shd w:val="clear" w:color="auto" w:fill="auto"/>
            <w:vAlign w:val="center"/>
          </w:tcPr>
          <w:p w:rsidR="00425146" w:rsidRDefault="002565AD" w:rsidP="006161CF">
            <w:pPr>
              <w:spacing w:before="120" w:after="120"/>
              <w:jc w:val="center"/>
            </w:pPr>
            <w:r>
              <w:rPr>
                <w:noProof/>
              </w:rPr>
              <w:drawing>
                <wp:inline distT="0" distB="0" distL="0" distR="0" wp14:anchorId="5CF8EF51" wp14:editId="5501E3F8">
                  <wp:extent cx="155575" cy="155575"/>
                  <wp:effectExtent l="0" t="0" r="0" b="0"/>
                  <wp:docPr id="42" name="תמונה 42" descr="C:\Users\OC\Documents\אופ תואר שני\פרויקט מתקדם במדעי המחשב - 22997\הצעה\ORS\graphics\Edit Filter 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C\Documents\אופ תואר שני\פרויקט מתקדם במדעי המחשב - 22997\הצעה\ORS\graphics\Edit Filter icon.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tc>
      </w:tr>
      <w:tr w:rsidR="00425146" w:rsidTr="006161CF">
        <w:trPr>
          <w:cnfStyle w:val="000000100000" w:firstRow="0" w:lastRow="0" w:firstColumn="0" w:lastColumn="0" w:oddVBand="0" w:evenVBand="0" w:oddHBand="1" w:evenHBand="0" w:firstRowFirstColumn="0" w:firstRowLastColumn="0" w:lastRowFirstColumn="0" w:lastRowLastColumn="0"/>
        </w:trPr>
        <w:tc>
          <w:tcPr>
            <w:tcW w:w="1259" w:type="pct"/>
            <w:tcBorders>
              <w:top w:val="none" w:sz="0" w:space="0" w:color="auto"/>
              <w:left w:val="none" w:sz="0" w:space="0" w:color="auto"/>
              <w:bottom w:val="none" w:sz="0" w:space="0" w:color="auto"/>
            </w:tcBorders>
            <w:vAlign w:val="center"/>
          </w:tcPr>
          <w:p w:rsidR="00425146" w:rsidRDefault="00425146" w:rsidP="006161CF">
            <w:r>
              <w:t xml:space="preserve">Show </w:t>
            </w:r>
            <w:r w:rsidRPr="00805628">
              <w:rPr>
                <w:rFonts w:ascii="Forte" w:hAnsi="Forte"/>
              </w:rPr>
              <w:t>inkstone</w:t>
            </w:r>
            <w:r>
              <w:t xml:space="preserve"> perspective </w:t>
            </w:r>
          </w:p>
        </w:tc>
        <w:tc>
          <w:tcPr>
            <w:tcW w:w="1543" w:type="pct"/>
            <w:tcBorders>
              <w:top w:val="none" w:sz="0" w:space="0" w:color="auto"/>
              <w:bottom w:val="none" w:sz="0" w:space="0" w:color="auto"/>
            </w:tcBorders>
            <w:vAlign w:val="center"/>
          </w:tcPr>
          <w:p w:rsidR="00425146" w:rsidRPr="009E1435" w:rsidRDefault="00425146" w:rsidP="006161CF">
            <w:r w:rsidRPr="006A299D">
              <w:t>Window/Open</w:t>
            </w:r>
            <w:r w:rsidR="006A299D">
              <w:t xml:space="preserve"> </w:t>
            </w:r>
            <w:r w:rsidRPr="006A299D">
              <w:t>Perspective</w:t>
            </w:r>
            <w:r w:rsidR="006A299D">
              <w:t xml:space="preserve"> menu.</w:t>
            </w:r>
          </w:p>
        </w:tc>
        <w:tc>
          <w:tcPr>
            <w:tcW w:w="1543" w:type="pct"/>
            <w:tcBorders>
              <w:top w:val="none" w:sz="0" w:space="0" w:color="auto"/>
              <w:bottom w:val="none" w:sz="0" w:space="0" w:color="auto"/>
            </w:tcBorders>
            <w:shd w:val="clear" w:color="auto" w:fill="auto"/>
            <w:vAlign w:val="center"/>
          </w:tcPr>
          <w:p w:rsidR="00425146" w:rsidRDefault="00855F52" w:rsidP="006161CF">
            <w:pPr>
              <w:rPr>
                <w:noProof/>
              </w:rPr>
            </w:pPr>
            <w:r w:rsidRPr="00805628">
              <w:rPr>
                <w:rFonts w:ascii="Forte" w:hAnsi="Forte"/>
              </w:rPr>
              <w:t>inkstone</w:t>
            </w:r>
            <w:r>
              <w:t xml:space="preserve"> perspective</w:t>
            </w:r>
            <w:r w:rsidR="006A299D">
              <w:t xml:space="preserve"> not selected</w:t>
            </w:r>
          </w:p>
        </w:tc>
        <w:tc>
          <w:tcPr>
            <w:tcW w:w="655" w:type="pct"/>
            <w:tcBorders>
              <w:top w:val="none" w:sz="0" w:space="0" w:color="auto"/>
              <w:bottom w:val="none" w:sz="0" w:space="0" w:color="auto"/>
              <w:right w:val="none" w:sz="0" w:space="0" w:color="auto"/>
            </w:tcBorders>
            <w:shd w:val="clear" w:color="auto" w:fill="auto"/>
            <w:vAlign w:val="center"/>
          </w:tcPr>
          <w:p w:rsidR="00425146" w:rsidRDefault="00BB6C5C" w:rsidP="006161CF">
            <w:pPr>
              <w:spacing w:before="120" w:after="120"/>
              <w:jc w:val="center"/>
            </w:pPr>
            <w:r>
              <w:rPr>
                <w:noProof/>
              </w:rPr>
              <w:drawing>
                <wp:inline distT="0" distB="0" distL="0" distR="0" wp14:anchorId="4493905D" wp14:editId="6C160F82">
                  <wp:extent cx="216000" cy="216000"/>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STONE Perspective Icon.png"/>
                          <pic:cNvPicPr/>
                        </pic:nvPicPr>
                        <pic:blipFill>
                          <a:blip r:embed="rId47">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r>
    </w:tbl>
    <w:p w:rsidR="00D00AD1" w:rsidRDefault="00A32750" w:rsidP="00A32750">
      <w:pPr>
        <w:pStyle w:val="af"/>
        <w:jc w:val="center"/>
      </w:pPr>
      <w:bookmarkStart w:id="910" w:name="_Toc325923579"/>
      <w:r>
        <w:t xml:space="preserve">Table </w:t>
      </w:r>
      <w:r w:rsidR="005C4C2F">
        <w:fldChar w:fldCharType="begin"/>
      </w:r>
      <w:r>
        <w:instrText xml:space="preserve"> SEQ Table \* ARABIC </w:instrText>
      </w:r>
      <w:r w:rsidR="005C4C2F">
        <w:fldChar w:fldCharType="separate"/>
      </w:r>
      <w:r w:rsidR="00413E2E">
        <w:rPr>
          <w:noProof/>
        </w:rPr>
        <w:t>4</w:t>
      </w:r>
      <w:r w:rsidR="005C4C2F">
        <w:fldChar w:fldCharType="end"/>
      </w:r>
      <w:r>
        <w:t xml:space="preserve"> - Actions commands</w:t>
      </w:r>
      <w:bookmarkEnd w:id="910"/>
    </w:p>
    <w:p w:rsidR="008E5D42" w:rsidRDefault="008E5D42" w:rsidP="008E5D42">
      <w:pPr>
        <w:pStyle w:val="3"/>
      </w:pPr>
      <w:bookmarkStart w:id="911" w:name="_Toc336467599"/>
      <w:r>
        <w:t>INK Toolbar group</w:t>
      </w:r>
      <w:bookmarkEnd w:id="911"/>
    </w:p>
    <w:p w:rsidR="008E5D42" w:rsidRDefault="008E5D42" w:rsidP="008E5D42">
      <w:r>
        <w:t>The toolbar group added to the workbench toolbar.</w:t>
      </w:r>
    </w:p>
    <w:tbl>
      <w:tblPr>
        <w:tblStyle w:val="ab"/>
        <w:tblW w:w="0" w:type="auto"/>
        <w:jc w:val="center"/>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686"/>
        <w:gridCol w:w="836"/>
        <w:gridCol w:w="836"/>
        <w:gridCol w:w="818"/>
        <w:gridCol w:w="962"/>
      </w:tblGrid>
      <w:tr w:rsidR="008E5D42" w:rsidTr="00343039">
        <w:trPr>
          <w:jc w:val="center"/>
        </w:trPr>
        <w:tc>
          <w:tcPr>
            <w:tcW w:w="686" w:type="dxa"/>
            <w:vAlign w:val="center"/>
          </w:tcPr>
          <w:p w:rsidR="008E5D42" w:rsidRDefault="0060145C" w:rsidP="003E291C">
            <w:pPr>
              <w:spacing w:before="40" w:after="40"/>
              <w:jc w:val="center"/>
            </w:pPr>
            <w:r>
              <w:rPr>
                <w:noProof/>
              </w:rPr>
              <w:drawing>
                <wp:inline distT="0" distB="0" distL="0" distR="0" wp14:anchorId="255DD242" wp14:editId="1B57F456">
                  <wp:extent cx="212400" cy="212400"/>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Diagram Icon - Normal.png"/>
                          <pic:cNvPicPr/>
                        </pic:nvPicPr>
                        <pic:blipFill>
                          <a:blip r:embed="rId37">
                            <a:extLst>
                              <a:ext uri="{28A0092B-C50C-407E-A947-70E740481C1C}">
                                <a14:useLocalDpi xmlns:a14="http://schemas.microsoft.com/office/drawing/2010/main" val="0"/>
                              </a:ext>
                            </a:extLst>
                          </a:blip>
                          <a:stretch>
                            <a:fillRect/>
                          </a:stretch>
                        </pic:blipFill>
                        <pic:spPr>
                          <a:xfrm>
                            <a:off x="0" y="0"/>
                            <a:ext cx="212400" cy="212400"/>
                          </a:xfrm>
                          <a:prstGeom prst="rect">
                            <a:avLst/>
                          </a:prstGeom>
                        </pic:spPr>
                      </pic:pic>
                    </a:graphicData>
                  </a:graphic>
                </wp:inline>
              </w:drawing>
            </w:r>
          </w:p>
        </w:tc>
        <w:tc>
          <w:tcPr>
            <w:tcW w:w="836" w:type="dxa"/>
            <w:vAlign w:val="center"/>
          </w:tcPr>
          <w:p w:rsidR="008E5D42" w:rsidRDefault="0060145C" w:rsidP="003E291C">
            <w:pPr>
              <w:spacing w:before="40" w:after="40"/>
              <w:jc w:val="center"/>
            </w:pPr>
            <w:r>
              <w:rPr>
                <w:noProof/>
              </w:rPr>
              <w:drawing>
                <wp:inline distT="0" distB="0" distL="0" distR="0" wp14:anchorId="1845503A" wp14:editId="36237166">
                  <wp:extent cx="230400" cy="230400"/>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STONE Kiosk View Icon.png"/>
                          <pic:cNvPicPr/>
                        </pic:nvPicPr>
                        <pic:blipFill>
                          <a:blip r:embed="rId29">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6" w:type="dxa"/>
            <w:vAlign w:val="center"/>
          </w:tcPr>
          <w:p w:rsidR="008E5D42" w:rsidRDefault="0060145C" w:rsidP="003E291C">
            <w:pPr>
              <w:spacing w:before="40" w:after="40"/>
              <w:jc w:val="center"/>
            </w:pPr>
            <w:r>
              <w:rPr>
                <w:noProof/>
              </w:rPr>
              <w:drawing>
                <wp:inline distT="0" distB="0" distL="0" distR="0" wp14:anchorId="08C235F7" wp14:editId="1D9D0B64">
                  <wp:extent cx="216000" cy="216000"/>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Properties View Icon - Normal.png"/>
                          <pic:cNvPicPr/>
                        </pic:nvPicPr>
                        <pic:blipFill>
                          <a:blip r:embed="rId9">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818" w:type="dxa"/>
            <w:vAlign w:val="center"/>
          </w:tcPr>
          <w:p w:rsidR="008E5D42" w:rsidRDefault="00BB6C5C" w:rsidP="003E291C">
            <w:pPr>
              <w:spacing w:before="40" w:after="40"/>
              <w:jc w:val="center"/>
            </w:pPr>
            <w:r>
              <w:rPr>
                <w:noProof/>
              </w:rPr>
              <w:drawing>
                <wp:inline distT="0" distB="0" distL="0" distR="0" wp14:anchorId="2CCAB9D2" wp14:editId="7847737E">
                  <wp:extent cx="216000" cy="216000"/>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STONE Perspective Icon.png"/>
                          <pic:cNvPicPr/>
                        </pic:nvPicPr>
                        <pic:blipFill>
                          <a:blip r:embed="rId47">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962" w:type="dxa"/>
            <w:vAlign w:val="center"/>
          </w:tcPr>
          <w:p w:rsidR="008E5D42" w:rsidRDefault="009069B8" w:rsidP="003E291C">
            <w:pPr>
              <w:keepNext/>
              <w:spacing w:before="40" w:after="40"/>
              <w:jc w:val="center"/>
            </w:pPr>
            <w:r>
              <w:pict>
                <v:shape id="תמונה 43" o:spid="_x0000_i1025" type="#_x0000_t75" alt="תיאור: C:\Users\OC\Documents\אופ תואר שני\פרויקט מתקדם במדעי המחשב - 22997\הצעה\ORS\graphics\Edit Filter icon.gif" style="width:12.5pt;height:12.5pt;visibility:visible;mso-wrap-style:square">
                  <v:imagedata r:id="rId48" o:title="Edit Filter icon"/>
                </v:shape>
              </w:pict>
            </w:r>
            <w:r w:rsidR="008E5D42" w:rsidRPr="006A299D">
              <w:rPr>
                <w:sz w:val="18"/>
                <w:szCs w:val="18"/>
              </w:rPr>
              <w:sym w:font="Wingdings 3" w:char="F071"/>
            </w:r>
          </w:p>
        </w:tc>
      </w:tr>
    </w:tbl>
    <w:p w:rsidR="008E5D42" w:rsidRPr="008E5D42" w:rsidRDefault="005F266B" w:rsidP="005F266B">
      <w:pPr>
        <w:pStyle w:val="af"/>
        <w:jc w:val="center"/>
      </w:pPr>
      <w:bookmarkStart w:id="912" w:name="_Toc325923573"/>
      <w:r>
        <w:t xml:space="preserve">Figure </w:t>
      </w:r>
      <w:fldSimple w:instr=" SEQ Figure \* ARABIC ">
        <w:ins w:id="913" w:author="עופר קלוו" w:date="2013-09-27T00:11:00Z">
          <w:r w:rsidR="00413E2E">
            <w:rPr>
              <w:noProof/>
            </w:rPr>
            <w:t>14</w:t>
          </w:r>
        </w:ins>
        <w:del w:id="914" w:author="עופר קלוו" w:date="2013-09-26T22:43:00Z">
          <w:r w:rsidR="00413E2E" w:rsidDel="00413E2E">
            <w:rPr>
              <w:noProof/>
            </w:rPr>
            <w:delText>11</w:delText>
          </w:r>
        </w:del>
      </w:fldSimple>
      <w:r>
        <w:rPr>
          <w:noProof/>
        </w:rPr>
        <w:t xml:space="preserve"> - INK Toolbar group</w:t>
      </w:r>
      <w:bookmarkEnd w:id="912"/>
    </w:p>
    <w:p w:rsidR="001B4FF6" w:rsidRDefault="00D46D1E" w:rsidP="00425146">
      <w:pPr>
        <w:pStyle w:val="4"/>
      </w:pPr>
      <w:r>
        <w:t>Diagram</w:t>
      </w:r>
      <w:r w:rsidR="001B4FF6">
        <w:t xml:space="preserve"> Filter</w:t>
      </w:r>
      <w:r w:rsidR="00B52FA8">
        <w:t xml:space="preserve"> Tool</w:t>
      </w:r>
    </w:p>
    <w:p w:rsidR="001B4FF6" w:rsidRDefault="001B4FF6" w:rsidP="006A299D">
      <w:r>
        <w:t xml:space="preserve">A drop down toolbar menu button with a tree of check-box option to mark the </w:t>
      </w:r>
      <w:r w:rsidR="006A299D">
        <w:t xml:space="preserve">visible </w:t>
      </w:r>
      <w:r>
        <w:t xml:space="preserve">/none </w:t>
      </w:r>
      <w:r w:rsidR="006A299D">
        <w:t xml:space="preserve">visible </w:t>
      </w:r>
      <w:r>
        <w:t>INK notations display. None active notations will be hidden from the current selected INK diagram.</w:t>
      </w:r>
    </w:p>
    <w:p w:rsidR="006A299D" w:rsidRDefault="001B4FF6" w:rsidP="006A299D">
      <w:r>
        <w:t xml:space="preserve">Each INK diagram shall have its own </w:t>
      </w:r>
      <w:r w:rsidR="00B52FA8">
        <w:t xml:space="preserve">saved </w:t>
      </w:r>
      <w:r>
        <w:t xml:space="preserve">filter set of </w:t>
      </w:r>
      <w:r w:rsidR="006A299D">
        <w:t>these options</w:t>
      </w:r>
      <w:r>
        <w:t>.</w:t>
      </w:r>
    </w:p>
    <w:p w:rsidR="001B4FF6" w:rsidRDefault="006A299D" w:rsidP="006A299D">
      <w:r>
        <w:t>Every combination is allowed, but relations with hidden source or target elements will be hidden as well, even if marked as visible.</w:t>
      </w:r>
    </w:p>
    <w:p w:rsidR="00D46D1E" w:rsidRDefault="00F676BC" w:rsidP="00D46D1E">
      <w:pPr>
        <w:keepNext/>
        <w:jc w:val="center"/>
      </w:pPr>
      <w:r>
        <w:rPr>
          <w:noProof/>
        </w:rPr>
        <mc:AlternateContent>
          <mc:Choice Requires="wps">
            <w:drawing>
              <wp:inline distT="0" distB="0" distL="0" distR="0" wp14:anchorId="6826B08B" wp14:editId="2F4FA36E">
                <wp:extent cx="1544320" cy="1457960"/>
                <wp:effectExtent l="0" t="0" r="17780" b="27940"/>
                <wp:docPr id="7"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4320" cy="1457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69B8" w:rsidRDefault="009069B8" w:rsidP="00A77858">
                            <w:pPr>
                              <w:spacing w:after="0" w:line="240" w:lineRule="auto"/>
                            </w:pPr>
                            <w:r>
                              <w:t>-Elements</w:t>
                            </w:r>
                          </w:p>
                          <w:p w:rsidR="009069B8" w:rsidRDefault="009069B8" w:rsidP="00A77858">
                            <w:pPr>
                              <w:spacing w:after="0" w:line="240" w:lineRule="auto"/>
                              <w:ind w:left="720"/>
                            </w:pPr>
                            <w:r>
                              <w:sym w:font="Wingdings" w:char="F0FE"/>
                            </w:r>
                            <w:r>
                              <w:t xml:space="preserve"> Meta Class</w:t>
                            </w:r>
                          </w:p>
                          <w:p w:rsidR="009069B8" w:rsidRDefault="009069B8" w:rsidP="00A77858">
                            <w:pPr>
                              <w:spacing w:after="0" w:line="240" w:lineRule="auto"/>
                              <w:ind w:left="720"/>
                            </w:pPr>
                            <w:r>
                              <w:sym w:font="Wingdings" w:char="F0FE"/>
                            </w:r>
                            <w:r>
                              <w:t xml:space="preserve"> Class</w:t>
                            </w:r>
                          </w:p>
                          <w:p w:rsidR="009069B8" w:rsidRDefault="009069B8" w:rsidP="00A77858">
                            <w:pPr>
                              <w:spacing w:after="0" w:line="240" w:lineRule="auto"/>
                              <w:ind w:left="720"/>
                            </w:pPr>
                            <w:r>
                              <w:sym w:font="Wingdings" w:char="F0FE"/>
                            </w:r>
                            <w:r>
                              <w:t xml:space="preserve"> Object</w:t>
                            </w:r>
                          </w:p>
                          <w:p w:rsidR="009069B8" w:rsidRDefault="009069B8" w:rsidP="00A77858">
                            <w:pPr>
                              <w:spacing w:after="0" w:line="240" w:lineRule="auto"/>
                            </w:pPr>
                            <w:r>
                              <w:t>- Relations</w:t>
                            </w:r>
                          </w:p>
                          <w:p w:rsidR="009069B8" w:rsidRDefault="009069B8" w:rsidP="00A77858">
                            <w:pPr>
                              <w:spacing w:after="0" w:line="240" w:lineRule="auto"/>
                              <w:ind w:left="720"/>
                            </w:pPr>
                            <w:r>
                              <w:sym w:font="Wingdings" w:char="F0FE"/>
                            </w:r>
                            <w:r>
                              <w:t xml:space="preserve"> </w:t>
                            </w:r>
                            <w:r w:rsidRPr="00866ED7">
                              <w:t>Extension</w:t>
                            </w:r>
                          </w:p>
                          <w:p w:rsidR="009069B8" w:rsidRDefault="009069B8" w:rsidP="00A77858">
                            <w:pPr>
                              <w:spacing w:after="0" w:line="240" w:lineRule="auto"/>
                              <w:ind w:left="720"/>
                            </w:pPr>
                            <w:r>
                              <w:sym w:font="Wingdings" w:char="F0FE"/>
                            </w:r>
                            <w:r>
                              <w:t xml:space="preserve"> </w:t>
                            </w:r>
                            <w:r w:rsidRPr="00866ED7">
                              <w:t>Instancing</w:t>
                            </w:r>
                          </w:p>
                          <w:p w:rsidR="009069B8" w:rsidRPr="001B4FF6" w:rsidRDefault="009069B8" w:rsidP="00A77858">
                            <w:pPr>
                              <w:spacing w:after="0" w:line="240" w:lineRule="auto"/>
                              <w:ind w:left="720"/>
                            </w:pPr>
                            <w:r>
                              <w:sym w:font="Wingdings" w:char="F0FE"/>
                            </w:r>
                            <w:r>
                              <w:t xml:space="preserve"> </w:t>
                            </w:r>
                            <w:r w:rsidRPr="00866ED7">
                              <w:t>Referencing</w:t>
                            </w:r>
                          </w:p>
                          <w:p w:rsidR="009069B8" w:rsidRDefault="009069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תיבת טקסט 8" o:spid="_x0000_s1026" type="#_x0000_t202" style="width:121.6pt;height:1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" fillcolor="white [3201]" strokeweight=".5pt">
                <v:path arrowok="t"/>
                <v:textbox>
                  <w:txbxContent>
                    <w:p w:rsidR="009069B8" w:rsidRDefault="009069B8" w:rsidP="00A77858">
                      <w:pPr>
                        <w:spacing w:after="0" w:line="240" w:lineRule="auto"/>
                      </w:pPr>
                      <w:r>
                        <w:t>-Elements</w:t>
                      </w:r>
                    </w:p>
                    <w:p w:rsidR="009069B8" w:rsidRDefault="009069B8" w:rsidP="00A77858">
                      <w:pPr>
                        <w:spacing w:after="0" w:line="240" w:lineRule="auto"/>
                        <w:ind w:left="720"/>
                      </w:pPr>
                      <w:r>
                        <w:sym w:font="Wingdings" w:char="F0FE"/>
                      </w:r>
                      <w:r>
                        <w:t xml:space="preserve"> Meta Class</w:t>
                      </w:r>
                    </w:p>
                    <w:p w:rsidR="009069B8" w:rsidRDefault="009069B8" w:rsidP="00A77858">
                      <w:pPr>
                        <w:spacing w:after="0" w:line="240" w:lineRule="auto"/>
                        <w:ind w:left="720"/>
                      </w:pPr>
                      <w:r>
                        <w:sym w:font="Wingdings" w:char="F0FE"/>
                      </w:r>
                      <w:r>
                        <w:t xml:space="preserve"> Class</w:t>
                      </w:r>
                    </w:p>
                    <w:p w:rsidR="009069B8" w:rsidRDefault="009069B8" w:rsidP="00A77858">
                      <w:pPr>
                        <w:spacing w:after="0" w:line="240" w:lineRule="auto"/>
                        <w:ind w:left="720"/>
                      </w:pPr>
                      <w:r>
                        <w:sym w:font="Wingdings" w:char="F0FE"/>
                      </w:r>
                      <w:r>
                        <w:t xml:space="preserve"> Object</w:t>
                      </w:r>
                    </w:p>
                    <w:p w:rsidR="009069B8" w:rsidRDefault="009069B8" w:rsidP="00A77858">
                      <w:pPr>
                        <w:spacing w:after="0" w:line="240" w:lineRule="auto"/>
                      </w:pPr>
                      <w:r>
                        <w:t>- Relations</w:t>
                      </w:r>
                    </w:p>
                    <w:p w:rsidR="009069B8" w:rsidRDefault="009069B8" w:rsidP="00A77858">
                      <w:pPr>
                        <w:spacing w:after="0" w:line="240" w:lineRule="auto"/>
                        <w:ind w:left="720"/>
                      </w:pPr>
                      <w:r>
                        <w:sym w:font="Wingdings" w:char="F0FE"/>
                      </w:r>
                      <w:r>
                        <w:t xml:space="preserve"> </w:t>
                      </w:r>
                      <w:r w:rsidRPr="00866ED7">
                        <w:t>Extension</w:t>
                      </w:r>
                    </w:p>
                    <w:p w:rsidR="009069B8" w:rsidRDefault="009069B8" w:rsidP="00A77858">
                      <w:pPr>
                        <w:spacing w:after="0" w:line="240" w:lineRule="auto"/>
                        <w:ind w:left="720"/>
                      </w:pPr>
                      <w:r>
                        <w:sym w:font="Wingdings" w:char="F0FE"/>
                      </w:r>
                      <w:r>
                        <w:t xml:space="preserve"> </w:t>
                      </w:r>
                      <w:r w:rsidRPr="00866ED7">
                        <w:t>Instancing</w:t>
                      </w:r>
                    </w:p>
                    <w:p w:rsidR="009069B8" w:rsidRPr="001B4FF6" w:rsidRDefault="009069B8" w:rsidP="00A77858">
                      <w:pPr>
                        <w:spacing w:after="0" w:line="240" w:lineRule="auto"/>
                        <w:ind w:left="720"/>
                      </w:pPr>
                      <w:r>
                        <w:sym w:font="Wingdings" w:char="F0FE"/>
                      </w:r>
                      <w:r>
                        <w:t xml:space="preserve"> </w:t>
                      </w:r>
                      <w:r w:rsidRPr="00866ED7">
                        <w:t>Referencing</w:t>
                      </w:r>
                    </w:p>
                    <w:p w:rsidR="009069B8" w:rsidRDefault="009069B8"/>
                  </w:txbxContent>
                </v:textbox>
                <w10:anchorlock/>
              </v:shape>
            </w:pict>
          </mc:Fallback>
        </mc:AlternateContent>
      </w:r>
    </w:p>
    <w:p w:rsidR="00D46D1E" w:rsidRDefault="00D46D1E" w:rsidP="00D46D1E">
      <w:pPr>
        <w:pStyle w:val="af"/>
        <w:jc w:val="center"/>
      </w:pPr>
      <w:bookmarkStart w:id="915" w:name="_Toc325923574"/>
      <w:r>
        <w:t xml:space="preserve">Figure </w:t>
      </w:r>
      <w:r w:rsidR="005C4C2F">
        <w:fldChar w:fldCharType="begin"/>
      </w:r>
      <w:r>
        <w:instrText xml:space="preserve"> SEQ Figure \* ARABIC </w:instrText>
      </w:r>
      <w:r w:rsidR="005C4C2F">
        <w:fldChar w:fldCharType="separate"/>
      </w:r>
      <w:ins w:id="916" w:author="עופר קלוו" w:date="2013-09-27T00:11:00Z">
        <w:r w:rsidR="00413E2E">
          <w:rPr>
            <w:noProof/>
          </w:rPr>
          <w:t>15</w:t>
        </w:r>
      </w:ins>
      <w:del w:id="917" w:author="עופר קלוו" w:date="2013-09-26T22:43:00Z">
        <w:r w:rsidR="00413E2E" w:rsidDel="00413E2E">
          <w:rPr>
            <w:noProof/>
          </w:rPr>
          <w:delText>12</w:delText>
        </w:r>
      </w:del>
      <w:r w:rsidR="005C4C2F">
        <w:fldChar w:fldCharType="end"/>
      </w:r>
      <w:r>
        <w:rPr>
          <w:noProof/>
        </w:rPr>
        <w:t xml:space="preserve"> - Diagram filter</w:t>
      </w:r>
      <w:r w:rsidR="006A299D">
        <w:rPr>
          <w:noProof/>
        </w:rPr>
        <w:t xml:space="preserve"> </w:t>
      </w:r>
      <w:r w:rsidR="006A299D">
        <w:t>options</w:t>
      </w:r>
      <w:r>
        <w:rPr>
          <w:noProof/>
        </w:rPr>
        <w:t xml:space="preserve"> tree</w:t>
      </w:r>
      <w:bookmarkEnd w:id="915"/>
    </w:p>
    <w:p w:rsidR="00D00AD1" w:rsidRDefault="00D00AD1" w:rsidP="00D46D1E">
      <w:r>
        <w:br w:type="page"/>
      </w:r>
    </w:p>
    <w:p w:rsidR="00D46D1E" w:rsidRDefault="00D46D1E" w:rsidP="00D46D1E">
      <w:pPr>
        <w:jc w:val="center"/>
      </w:pPr>
    </w:p>
    <w:p w:rsidR="00F72E30" w:rsidRPr="00F72E30" w:rsidRDefault="004F17FF" w:rsidP="00F72E30">
      <w:pPr>
        <w:pStyle w:val="2"/>
      </w:pPr>
      <w:bookmarkStart w:id="918" w:name="_Toc336467600"/>
      <w:r>
        <w:t xml:space="preserve">Plugin </w:t>
      </w:r>
      <w:r w:rsidR="00F72E30">
        <w:t>perspective</w:t>
      </w:r>
      <w:bookmarkEnd w:id="918"/>
    </w:p>
    <w:p w:rsidR="00AD3553" w:rsidRDefault="004915DD" w:rsidP="0046481B">
      <w:r>
        <w:t xml:space="preserve">The </w:t>
      </w:r>
      <w:del w:id="919" w:author="עופר קלוו" w:date="2013-10-02T23:17:00Z">
        <w:r w:rsidDel="008141D2">
          <w:delText>plug</w:delText>
        </w:r>
        <w:r w:rsidR="00091D4C" w:rsidDel="008141D2">
          <w:delText>in</w:delText>
        </w:r>
      </w:del>
      <w:ins w:id="920" w:author="עופר קלוו" w:date="2013-10-02T23:17:00Z">
        <w:r w:rsidR="008141D2">
          <w:t>plug in</w:t>
        </w:r>
      </w:ins>
      <w:r w:rsidR="00091D4C">
        <w:t xml:space="preserve"> perspective shall set a graphical layout to INK development with</w:t>
      </w:r>
      <w:r w:rsidR="0046481B">
        <w:t xml:space="preserve"> a set of</w:t>
      </w:r>
      <w:r w:rsidR="00091D4C">
        <w:t xml:space="preserve"> </w:t>
      </w:r>
      <w:r w:rsidR="00091D4C" w:rsidRPr="00091D4C">
        <w:rPr>
          <w:rFonts w:ascii="Forte" w:hAnsi="Forte"/>
        </w:rPr>
        <w:t>inkstone</w:t>
      </w:r>
      <w:r w:rsidR="00091D4C">
        <w:t xml:space="preserve"> views</w:t>
      </w:r>
      <w:r w:rsidR="0046481B">
        <w:t xml:space="preserve"> layout</w:t>
      </w:r>
      <w:r w:rsidR="00091D4C">
        <w:t>.</w:t>
      </w:r>
    </w:p>
    <w:p w:rsidR="0046481B" w:rsidRDefault="0046481B" w:rsidP="0046481B">
      <w:r>
        <w:t>It will be called: “INK”, and could be found in the Eclipse perspectives list.</w:t>
      </w:r>
    </w:p>
    <w:p w:rsidR="008F1987" w:rsidRDefault="007B5ADA" w:rsidP="008F1987">
      <w:pPr>
        <w:keepNext/>
        <w:jc w:val="center"/>
      </w:pPr>
      <w:r>
        <w:rPr>
          <w:noProof/>
        </w:rPr>
        <w:drawing>
          <wp:inline distT="0" distB="0" distL="0" distR="0" wp14:anchorId="1D3D921F" wp14:editId="5E1B7CF6">
            <wp:extent cx="6570980" cy="4055110"/>
            <wp:effectExtent l="0" t="0" r="1270" b="254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STONE-Perspective-menue-mockup.jpg"/>
                    <pic:cNvPicPr/>
                  </pic:nvPicPr>
                  <pic:blipFill>
                    <a:blip r:embed="rId49">
                      <a:extLst>
                        <a:ext uri="{28A0092B-C50C-407E-A947-70E740481C1C}">
                          <a14:useLocalDpi xmlns:a14="http://schemas.microsoft.com/office/drawing/2010/main" val="0"/>
                        </a:ext>
                      </a:extLst>
                    </a:blip>
                    <a:stretch>
                      <a:fillRect/>
                    </a:stretch>
                  </pic:blipFill>
                  <pic:spPr>
                    <a:xfrm>
                      <a:off x="0" y="0"/>
                      <a:ext cx="6570980" cy="4055110"/>
                    </a:xfrm>
                    <a:prstGeom prst="rect">
                      <a:avLst/>
                    </a:prstGeom>
                  </pic:spPr>
                </pic:pic>
              </a:graphicData>
            </a:graphic>
          </wp:inline>
        </w:drawing>
      </w:r>
    </w:p>
    <w:p w:rsidR="00091D4C" w:rsidRDefault="008F1987" w:rsidP="008F1987">
      <w:pPr>
        <w:pStyle w:val="af"/>
        <w:jc w:val="center"/>
      </w:pPr>
      <w:bookmarkStart w:id="921" w:name="_Toc325923575"/>
      <w:r>
        <w:t xml:space="preserve">Figure </w:t>
      </w:r>
      <w:r w:rsidR="005C4C2F">
        <w:fldChar w:fldCharType="begin"/>
      </w:r>
      <w:r>
        <w:instrText xml:space="preserve"> SEQ Figure \* ARABIC </w:instrText>
      </w:r>
      <w:r w:rsidR="005C4C2F">
        <w:fldChar w:fldCharType="separate"/>
      </w:r>
      <w:ins w:id="922" w:author="עופר קלוו" w:date="2013-09-27T00:11:00Z">
        <w:r w:rsidR="00413E2E">
          <w:rPr>
            <w:noProof/>
          </w:rPr>
          <w:t>16</w:t>
        </w:r>
      </w:ins>
      <w:del w:id="923" w:author="עופר קלוו" w:date="2013-09-26T22:43:00Z">
        <w:r w:rsidR="00413E2E" w:rsidDel="00413E2E">
          <w:rPr>
            <w:noProof/>
          </w:rPr>
          <w:delText>13</w:delText>
        </w:r>
      </w:del>
      <w:r w:rsidR="005C4C2F">
        <w:fldChar w:fldCharType="end"/>
      </w:r>
      <w:r w:rsidR="004F5905">
        <w:t xml:space="preserve"> – INK Perspective</w:t>
      </w:r>
      <w:bookmarkEnd w:id="921"/>
    </w:p>
    <w:p w:rsidR="006A299D" w:rsidRDefault="006A299D">
      <w:r>
        <w:br w:type="page"/>
      </w:r>
    </w:p>
    <w:p w:rsidR="00973E52" w:rsidRDefault="00973E52"/>
    <w:p w:rsidR="006A299D" w:rsidRDefault="006A299D" w:rsidP="006A299D">
      <w:pPr>
        <w:pStyle w:val="1"/>
      </w:pPr>
      <w:bookmarkStart w:id="924" w:name="_Toc336467601"/>
      <w:r>
        <w:t>Appendixes</w:t>
      </w:r>
      <w:bookmarkEnd w:id="924"/>
    </w:p>
    <w:p w:rsidR="00961ABE" w:rsidRDefault="00961ABE" w:rsidP="00961ABE">
      <w:pPr>
        <w:pStyle w:val="2"/>
        <w:rPr>
          <w:ins w:id="925" w:author="עופר קלוו" w:date="2013-10-02T00:37:00Z"/>
        </w:rPr>
        <w:pPrChange w:id="926" w:author="עופר קלוו" w:date="2013-10-02T00:37:00Z">
          <w:pPr>
            <w:pStyle w:val="2"/>
          </w:pPr>
        </w:pPrChange>
      </w:pPr>
      <w:bookmarkStart w:id="927" w:name="_Ref325897958"/>
      <w:bookmarkStart w:id="928" w:name="_Toc336467602"/>
      <w:bookmarkStart w:id="929" w:name="_Ref368515517"/>
      <w:ins w:id="930" w:author="עופר קלוו" w:date="2013-10-02T00:37:00Z">
        <w:r>
          <w:t xml:space="preserve">Appendix A – </w:t>
        </w:r>
        <w:r w:rsidRPr="009B4BB1">
          <w:t xml:space="preserve">INK </w:t>
        </w:r>
        <w:r>
          <w:t>Properties Diagram</w:t>
        </w:r>
        <w:bookmarkEnd w:id="929"/>
      </w:ins>
    </w:p>
    <w:p w:rsidR="00961ABE" w:rsidRDefault="00961ABE" w:rsidP="00961ABE">
      <w:pPr>
        <w:rPr>
          <w:ins w:id="931" w:author="עופר קלוו" w:date="2013-10-02T00:38:00Z"/>
        </w:rPr>
        <w:pPrChange w:id="932" w:author="עופר קלוו" w:date="2013-10-02T00:38:00Z">
          <w:pPr>
            <w:pStyle w:val="2"/>
          </w:pPr>
        </w:pPrChange>
      </w:pPr>
      <w:ins w:id="933" w:author="עופר קלוו" w:date="2013-10-02T00:37:00Z">
        <w:r>
          <w:t xml:space="preserve">The INK properties view </w:t>
        </w:r>
      </w:ins>
      <w:ins w:id="934" w:author="עופר קלוו" w:date="2013-10-02T00:38:00Z">
        <w:r>
          <w:t>shall be used to edit selected INK elements properties.</w:t>
        </w:r>
      </w:ins>
    </w:p>
    <w:p w:rsidR="00961ABE" w:rsidRDefault="00961ABE" w:rsidP="00961ABE">
      <w:pPr>
        <w:rPr>
          <w:ins w:id="935" w:author="עופר קלוו" w:date="2013-10-02T00:40:00Z"/>
        </w:rPr>
        <w:pPrChange w:id="936" w:author="עופר קלוו" w:date="2013-10-02T00:39:00Z">
          <w:pPr>
            <w:pStyle w:val="2"/>
          </w:pPr>
        </w:pPrChange>
      </w:pPr>
      <w:ins w:id="937" w:author="עופר קלוו" w:date="2013-10-02T00:38:00Z">
        <w:r>
          <w:t xml:space="preserve">The next </w:t>
        </w:r>
        <w:r>
          <w:t xml:space="preserve">(imbedded) </w:t>
        </w:r>
      </w:ins>
      <w:ins w:id="938" w:author="עופר קלוו" w:date="2013-10-02T00:40:00Z">
        <w:r>
          <w:t>presentation adds</w:t>
        </w:r>
      </w:ins>
      <w:ins w:id="939" w:author="עופר קלוו" w:date="2013-10-02T00:38:00Z">
        <w:r>
          <w:t xml:space="preserve"> more examples that help</w:t>
        </w:r>
      </w:ins>
      <w:ins w:id="940" w:author="עופר קלוו" w:date="2013-10-02T00:39:00Z">
        <w:r>
          <w:t>s illustrate</w:t>
        </w:r>
      </w:ins>
      <w:ins w:id="941" w:author="עופר קלוו" w:date="2013-10-02T00:38:00Z">
        <w:r>
          <w:t xml:space="preserve"> the </w:t>
        </w:r>
      </w:ins>
      <w:ins w:id="942" w:author="עופר קלוו" w:date="2013-10-02T00:39:00Z">
        <w:r>
          <w:t xml:space="preserve">view requirements at paragraph </w:t>
        </w:r>
      </w:ins>
      <w:ins w:id="943" w:author="עופר קלוו" w:date="2013-10-02T00:40:00Z">
        <w:r>
          <w:fldChar w:fldCharType="begin"/>
        </w:r>
        <w:r>
          <w:instrText xml:space="preserve"> REF _Ref368437743 \r \h </w:instrText>
        </w:r>
      </w:ins>
      <w:r>
        <w:fldChar w:fldCharType="separate"/>
      </w:r>
      <w:ins w:id="944" w:author="עופר קלוו" w:date="2013-10-02T00:40:00Z">
        <w:r>
          <w:rPr>
            <w:rFonts w:hint="cs"/>
            <w:cs/>
          </w:rPr>
          <w:t>‎</w:t>
        </w:r>
        <w:r>
          <w:t>3.1.1</w:t>
        </w:r>
        <w:r>
          <w:fldChar w:fldCharType="end"/>
        </w:r>
        <w:r>
          <w:t>.</w:t>
        </w:r>
      </w:ins>
    </w:p>
    <w:bookmarkStart w:id="945" w:name="_MON_1442182616"/>
    <w:bookmarkEnd w:id="945"/>
    <w:p w:rsidR="00961ABE" w:rsidRPr="00961ABE" w:rsidRDefault="002825F6" w:rsidP="00961ABE">
      <w:pPr>
        <w:jc w:val="center"/>
        <w:rPr>
          <w:ins w:id="946" w:author="עופר קלוו" w:date="2013-10-02T00:37:00Z"/>
          <w:rPrChange w:id="947" w:author="עופר קלוו" w:date="2013-10-02T00:37:00Z">
            <w:rPr>
              <w:ins w:id="948" w:author="עופר קלוו" w:date="2013-10-02T00:37:00Z"/>
            </w:rPr>
          </w:rPrChange>
        </w:rPr>
        <w:pPrChange w:id="949" w:author="עופר קלוו" w:date="2013-10-02T00:40:00Z">
          <w:pPr>
            <w:pStyle w:val="2"/>
          </w:pPr>
        </w:pPrChange>
      </w:pPr>
      <w:ins w:id="950" w:author="עופר קלוו" w:date="2013-10-02T01:30:00Z">
        <w:r>
          <w:object w:dxaOrig="1550" w:dyaOrig="991">
            <v:shape id="_x0000_i1027" type="#_x0000_t75" style="width:77.65pt;height:49.45pt" o:ole="">
              <v:imagedata r:id="rId50" o:title=""/>
              <w10:bordertop type="thinThickSmall" width="12"/>
              <w10:borderleft type="thinThickSmall" width="12"/>
              <w10:borderbottom type="thickThinSmall" width="12"/>
              <w10:borderright type="thickThinSmall" width="12"/>
            </v:shape>
            <o:OLEObject Type="Embed" ProgID="PowerPoint.Show.12" ShapeID="_x0000_i1027" DrawAspect="Icon" ObjectID="_1442261167" r:id="rId51"/>
          </w:object>
        </w:r>
      </w:ins>
    </w:p>
    <w:p w:rsidR="006A299D" w:rsidRDefault="009B4BB1" w:rsidP="00961ABE">
      <w:pPr>
        <w:pStyle w:val="2"/>
        <w:pPrChange w:id="951" w:author="עופר קלוו" w:date="2013-10-02T00:37:00Z">
          <w:pPr>
            <w:pStyle w:val="2"/>
          </w:pPr>
        </w:pPrChange>
      </w:pPr>
      <w:bookmarkStart w:id="952" w:name="_Ref368515375"/>
      <w:r>
        <w:t xml:space="preserve">Appendix </w:t>
      </w:r>
      <w:del w:id="953" w:author="עופר קלוו" w:date="2013-10-02T00:37:00Z">
        <w:r w:rsidDel="00961ABE">
          <w:delText xml:space="preserve">A </w:delText>
        </w:r>
      </w:del>
      <w:ins w:id="954" w:author="עופר קלוו" w:date="2013-10-02T00:37:00Z">
        <w:r w:rsidR="00961ABE">
          <w:t>B</w:t>
        </w:r>
        <w:r w:rsidR="00961ABE">
          <w:t xml:space="preserve"> </w:t>
        </w:r>
      </w:ins>
      <w:r>
        <w:t xml:space="preserve">– </w:t>
      </w:r>
      <w:r w:rsidRPr="009B4BB1">
        <w:t>INK Diagram</w:t>
      </w:r>
      <w:bookmarkEnd w:id="927"/>
      <w:bookmarkEnd w:id="928"/>
      <w:bookmarkEnd w:id="952"/>
    </w:p>
    <w:p w:rsidR="009B4BB1" w:rsidRDefault="009B4BB1" w:rsidP="000E007E">
      <w:r>
        <w:t xml:space="preserve">The INK diagram is a </w:t>
      </w:r>
      <w:r w:rsidR="000E007E">
        <w:t xml:space="preserve">graphic </w:t>
      </w:r>
      <w:r>
        <w:t>modeling language designed to suite the INK syntax</w:t>
      </w:r>
      <w:r w:rsidR="000E007E">
        <w:t xml:space="preserve"> with similarity to UML</w:t>
      </w:r>
      <w:r>
        <w:t>.</w:t>
      </w:r>
    </w:p>
    <w:p w:rsidR="009B4BB1" w:rsidRDefault="000E007E" w:rsidP="000E007E">
      <w:r>
        <w:t>The next</w:t>
      </w:r>
      <w:r w:rsidR="009B4BB1">
        <w:t xml:space="preserve"> </w:t>
      </w:r>
      <w:r>
        <w:t>(</w:t>
      </w:r>
      <w:r w:rsidR="009B4BB1">
        <w:t>imbedded</w:t>
      </w:r>
      <w:r>
        <w:t>) presentation describes the different types of INK notations with examples.</w:t>
      </w:r>
    </w:p>
    <w:bookmarkStart w:id="955" w:name="_MON_1399633470"/>
    <w:bookmarkEnd w:id="955"/>
    <w:p w:rsidR="000E007E" w:rsidRDefault="003749FD" w:rsidP="004F17FF">
      <w:pPr>
        <w:jc w:val="center"/>
      </w:pPr>
      <w:r>
        <w:object w:dxaOrig="1550" w:dyaOrig="991">
          <v:shape id="_x0000_i1026" type="#_x0000_t75" style="width:77.65pt;height:49.45pt" o:ole="">
            <v:imagedata r:id="rId52" o:title=""/>
            <w10:bordertop type="thinThickSmall" width="12"/>
            <w10:borderleft type="thinThickSmall" width="12"/>
            <w10:borderbottom type="thickThinSmall" width="12"/>
            <w10:borderright type="thickThinSmall" width="12"/>
          </v:shape>
          <o:OLEObject Type="Embed" ProgID="PowerPoint.Show.12" ShapeID="_x0000_i1026" DrawAspect="Icon" ObjectID="_1442261168" r:id="rId53"/>
        </w:object>
      </w:r>
    </w:p>
    <w:p w:rsidR="004D0E5E" w:rsidRDefault="004D0E5E">
      <w:r>
        <w:br w:type="page"/>
      </w:r>
    </w:p>
    <w:p w:rsidR="004D0E5E" w:rsidRDefault="004D0E5E" w:rsidP="002825F6">
      <w:pPr>
        <w:pStyle w:val="2"/>
        <w:pPrChange w:id="956" w:author="עופר קלוו" w:date="2013-10-02T22:15:00Z">
          <w:pPr>
            <w:pStyle w:val="2"/>
          </w:pPr>
        </w:pPrChange>
      </w:pPr>
      <w:bookmarkStart w:id="957" w:name="_Ref325897972"/>
      <w:bookmarkStart w:id="958" w:name="_Toc336467603"/>
      <w:r>
        <w:lastRenderedPageBreak/>
        <w:t xml:space="preserve">Appendix </w:t>
      </w:r>
      <w:del w:id="959" w:author="עופר קלוו" w:date="2013-10-02T22:15:00Z">
        <w:r w:rsidDel="002825F6">
          <w:delText xml:space="preserve">B </w:delText>
        </w:r>
      </w:del>
      <w:ins w:id="960" w:author="עופר קלוו" w:date="2013-10-02T22:15:00Z">
        <w:r w:rsidR="002825F6">
          <w:t>C</w:t>
        </w:r>
        <w:r w:rsidR="002825F6">
          <w:t xml:space="preserve"> </w:t>
        </w:r>
      </w:ins>
      <w:r>
        <w:t>– O</w:t>
      </w:r>
      <w:r w:rsidR="00D73415">
        <w:t>perational scenarios</w:t>
      </w:r>
      <w:bookmarkEnd w:id="957"/>
      <w:bookmarkEnd w:id="958"/>
    </w:p>
    <w:p w:rsidR="004D0E5E" w:rsidRDefault="00D73415" w:rsidP="00D73415">
      <w:r>
        <w:t xml:space="preserve">These next informal scenarios define operational usage of the </w:t>
      </w:r>
      <w:r w:rsidRPr="00805628">
        <w:rPr>
          <w:rFonts w:ascii="Forte" w:hAnsi="Forte"/>
        </w:rPr>
        <w:t>inkstone</w:t>
      </w:r>
      <w:r>
        <w:t xml:space="preserve"> plugin</w:t>
      </w:r>
      <w:r w:rsidR="004D0E5E">
        <w:t>.</w:t>
      </w:r>
      <w:r>
        <w:t xml:space="preserve"> They should clarify the workflow of the user with the plugin.</w:t>
      </w:r>
    </w:p>
    <w:p w:rsidR="004D0E5E" w:rsidRDefault="00D73415" w:rsidP="00D73415">
      <w:pPr>
        <w:pStyle w:val="3"/>
      </w:pPr>
      <w:bookmarkStart w:id="961" w:name="_Toc336467604"/>
      <w:r>
        <w:t>Scenario: Make project-based INK diagram</w:t>
      </w:r>
      <w:bookmarkEnd w:id="961"/>
    </w:p>
    <w:p w:rsidR="00E6503A" w:rsidRDefault="00E6503A" w:rsidP="00E6503A">
      <w:pPr>
        <w:pStyle w:val="ac"/>
        <w:numPr>
          <w:ilvl w:val="0"/>
          <w:numId w:val="25"/>
        </w:numPr>
      </w:pPr>
      <w:r>
        <w:t>Open existing java project in Eclipse.</w:t>
      </w:r>
    </w:p>
    <w:p w:rsidR="00D73415" w:rsidRDefault="00D73415" w:rsidP="00D73415">
      <w:pPr>
        <w:pStyle w:val="ac"/>
        <w:numPr>
          <w:ilvl w:val="0"/>
          <w:numId w:val="25"/>
        </w:numPr>
      </w:pPr>
      <w:r>
        <w:t>Create new INK diagram</w:t>
      </w:r>
      <w:r w:rsidR="00E6503A">
        <w:t xml:space="preserve"> and select one of existing INK files as its </w:t>
      </w:r>
      <w:del w:id="962" w:author="עופר קלוו" w:date="2013-10-02T23:18:00Z">
        <w:r w:rsidR="00E6503A" w:rsidDel="008141D2">
          <w:delText>defualt</w:delText>
        </w:r>
      </w:del>
      <w:ins w:id="963" w:author="עופר קלוו" w:date="2013-10-02T23:18:00Z">
        <w:r w:rsidR="008141D2">
          <w:t>default</w:t>
        </w:r>
      </w:ins>
      <w:r>
        <w:t>.</w:t>
      </w:r>
    </w:p>
    <w:p w:rsidR="00D73415" w:rsidRDefault="00D73415" w:rsidP="00D73415">
      <w:pPr>
        <w:pStyle w:val="ac"/>
        <w:numPr>
          <w:ilvl w:val="0"/>
          <w:numId w:val="25"/>
        </w:numPr>
      </w:pPr>
      <w:r>
        <w:t>Drop all needed INK files into the diagram.</w:t>
      </w:r>
    </w:p>
    <w:p w:rsidR="00D73415" w:rsidRDefault="00D73415" w:rsidP="00D73415">
      <w:pPr>
        <w:pStyle w:val="ac"/>
        <w:numPr>
          <w:ilvl w:val="0"/>
          <w:numId w:val="25"/>
        </w:numPr>
      </w:pPr>
      <w:r>
        <w:t>Wait to the plugin to open INK Kiosk, add all files to the kiosk and add all INK elements from files to the INK diagram.</w:t>
      </w:r>
    </w:p>
    <w:p w:rsidR="00D73415" w:rsidRDefault="00D73415" w:rsidP="00D73415">
      <w:pPr>
        <w:pStyle w:val="ac"/>
        <w:numPr>
          <w:ilvl w:val="0"/>
          <w:numId w:val="25"/>
        </w:numPr>
      </w:pPr>
      <w:r>
        <w:t>Fix elements locations in the diagram. Remove, or filter out, unnecessary INK elements.</w:t>
      </w:r>
    </w:p>
    <w:p w:rsidR="00D73415" w:rsidRDefault="007C6AA2" w:rsidP="00D73415">
      <w:pPr>
        <w:pStyle w:val="ac"/>
        <w:numPr>
          <w:ilvl w:val="0"/>
          <w:numId w:val="25"/>
        </w:numPr>
      </w:pPr>
      <w:r>
        <w:t>Set Diagram zoom and panning.</w:t>
      </w:r>
    </w:p>
    <w:p w:rsidR="007C6AA2" w:rsidRDefault="007C6AA2" w:rsidP="007C6AA2">
      <w:pPr>
        <w:pStyle w:val="ac"/>
        <w:numPr>
          <w:ilvl w:val="0"/>
          <w:numId w:val="25"/>
        </w:numPr>
      </w:pPr>
      <w:r>
        <w:t>Copy INK diagram image to your office suite application for presentation or documentation needs.</w:t>
      </w:r>
    </w:p>
    <w:p w:rsidR="00E6503A" w:rsidRDefault="00E6503A" w:rsidP="00D829F6">
      <w:pPr>
        <w:pStyle w:val="3"/>
      </w:pPr>
      <w:bookmarkStart w:id="964" w:name="_Toc336467605"/>
      <w:r>
        <w:t xml:space="preserve">Scenario: Design INK-based </w:t>
      </w:r>
      <w:r w:rsidR="00D829F6">
        <w:t xml:space="preserve">with </w:t>
      </w:r>
      <w:r>
        <w:t>visual</w:t>
      </w:r>
      <w:r w:rsidR="00D829F6">
        <w:t xml:space="preserve"> notations.</w:t>
      </w:r>
      <w:bookmarkEnd w:id="964"/>
    </w:p>
    <w:p w:rsidR="00E6503A" w:rsidRDefault="00E6503A" w:rsidP="00E6503A">
      <w:pPr>
        <w:pStyle w:val="ac"/>
        <w:numPr>
          <w:ilvl w:val="0"/>
          <w:numId w:val="27"/>
        </w:numPr>
      </w:pPr>
      <w:r>
        <w:t>Open existing java project in Eclipse.</w:t>
      </w:r>
    </w:p>
    <w:p w:rsidR="00E6503A" w:rsidRDefault="00E6503A" w:rsidP="00E6503A">
      <w:pPr>
        <w:pStyle w:val="ac"/>
        <w:numPr>
          <w:ilvl w:val="0"/>
          <w:numId w:val="27"/>
        </w:numPr>
      </w:pPr>
      <w:r>
        <w:t>Open the INK perspective layout.</w:t>
      </w:r>
    </w:p>
    <w:p w:rsidR="00E6503A" w:rsidRDefault="00E6503A" w:rsidP="00E6503A">
      <w:pPr>
        <w:pStyle w:val="ac"/>
        <w:numPr>
          <w:ilvl w:val="0"/>
          <w:numId w:val="27"/>
        </w:numPr>
      </w:pPr>
      <w:r>
        <w:t>Add new INK Diagram</w:t>
      </w:r>
      <w:r w:rsidR="007C38F2">
        <w:t>. Select yours n</w:t>
      </w:r>
      <w:r>
        <w:t>ew INK file as its default.</w:t>
      </w:r>
    </w:p>
    <w:p w:rsidR="00E6503A" w:rsidRDefault="00F71D5B" w:rsidP="00F71D5B">
      <w:pPr>
        <w:pStyle w:val="ac"/>
        <w:numPr>
          <w:ilvl w:val="0"/>
          <w:numId w:val="27"/>
        </w:numPr>
      </w:pPr>
      <w:r>
        <w:t>Drag the relevant INK files, needed, from the Package Explorer view to the INK Kiosk view.</w:t>
      </w:r>
    </w:p>
    <w:p w:rsidR="00F71D5B" w:rsidRDefault="00F71D5B" w:rsidP="00E6503A">
      <w:pPr>
        <w:pStyle w:val="ac"/>
        <w:numPr>
          <w:ilvl w:val="0"/>
          <w:numId w:val="27"/>
        </w:numPr>
      </w:pPr>
      <w:r>
        <w:t>Drag (from Kiosk) new elements you design to the newly created INK diagram.</w:t>
      </w:r>
    </w:p>
    <w:p w:rsidR="00F71D5B" w:rsidRDefault="007136AF" w:rsidP="00E6503A">
      <w:pPr>
        <w:pStyle w:val="ac"/>
        <w:numPr>
          <w:ilvl w:val="0"/>
          <w:numId w:val="27"/>
        </w:numPr>
      </w:pPr>
      <w:r>
        <w:t>Drag</w:t>
      </w:r>
      <w:r w:rsidR="00F71D5B">
        <w:t xml:space="preserve"> existing </w:t>
      </w:r>
      <w:r w:rsidR="007C38F2">
        <w:t xml:space="preserve">linked </w:t>
      </w:r>
      <w:r w:rsidR="00F71D5B">
        <w:t xml:space="preserve">elements </w:t>
      </w:r>
      <w:r w:rsidR="007C38F2">
        <w:t xml:space="preserve">(from the Kiosk linked sections) </w:t>
      </w:r>
      <w:r>
        <w:t>to relate your elements</w:t>
      </w:r>
      <w:r w:rsidR="007C38F2">
        <w:t xml:space="preserve"> to</w:t>
      </w:r>
      <w:r>
        <w:t>.</w:t>
      </w:r>
    </w:p>
    <w:p w:rsidR="007136AF" w:rsidRDefault="007136AF" w:rsidP="003E7ABA">
      <w:pPr>
        <w:pStyle w:val="ac"/>
        <w:numPr>
          <w:ilvl w:val="0"/>
          <w:numId w:val="27"/>
        </w:numPr>
      </w:pPr>
      <w:r>
        <w:t>Make necessary INK relation</w:t>
      </w:r>
      <w:r w:rsidR="00D46BC4">
        <w:t>s to new elements</w:t>
      </w:r>
      <w:r>
        <w:t xml:space="preserve"> by dragging and assigning </w:t>
      </w:r>
      <w:r w:rsidR="003E7ABA">
        <w:t>new INK relations</w:t>
      </w:r>
      <w:r>
        <w:t xml:space="preserve"> from the Kiosk to </w:t>
      </w:r>
      <w:r w:rsidR="003E7ABA">
        <w:t xml:space="preserve">your </w:t>
      </w:r>
      <w:r>
        <w:t>diagram.</w:t>
      </w:r>
    </w:p>
    <w:p w:rsidR="007136AF" w:rsidRDefault="007136AF" w:rsidP="00D46BC4">
      <w:pPr>
        <w:pStyle w:val="ac"/>
        <w:numPr>
          <w:ilvl w:val="0"/>
          <w:numId w:val="27"/>
        </w:numPr>
      </w:pPr>
      <w:r>
        <w:t>Select each new INK element</w:t>
      </w:r>
      <w:r w:rsidR="00D46BC4">
        <w:t>s</w:t>
      </w:r>
      <w:r>
        <w:t xml:space="preserve"> and </w:t>
      </w:r>
      <w:r w:rsidR="00D46BC4">
        <w:t xml:space="preserve">their </w:t>
      </w:r>
      <w:r>
        <w:t>properties types (or values in case of INK objects).</w:t>
      </w:r>
    </w:p>
    <w:p w:rsidR="007136AF" w:rsidRDefault="007136AF" w:rsidP="00E6503A">
      <w:pPr>
        <w:pStyle w:val="ac"/>
        <w:numPr>
          <w:ilvl w:val="0"/>
          <w:numId w:val="27"/>
        </w:numPr>
      </w:pPr>
      <w:r>
        <w:t>Check for errors in the INK properties view, and fix them.</w:t>
      </w:r>
    </w:p>
    <w:p w:rsidR="0024375F" w:rsidRPr="00E6503A" w:rsidRDefault="0024375F" w:rsidP="0079183C">
      <w:pPr>
        <w:pStyle w:val="ac"/>
        <w:numPr>
          <w:ilvl w:val="0"/>
          <w:numId w:val="27"/>
        </w:numPr>
      </w:pPr>
      <w:r>
        <w:t>The new INK file (diagram default file) is now ready</w:t>
      </w:r>
      <w:r w:rsidR="00FF0039">
        <w:t xml:space="preserve"> and already saved. You can</w:t>
      </w:r>
      <w:r>
        <w:t xml:space="preserve"> pass it </w:t>
      </w:r>
      <w:r w:rsidR="00FF0039">
        <w:t>t</w:t>
      </w:r>
      <w:r>
        <w:t>o</w:t>
      </w:r>
      <w:r w:rsidR="00FF0039">
        <w:t xml:space="preserve"> pee</w:t>
      </w:r>
      <w:r w:rsidR="0079183C">
        <w:t>rs</w:t>
      </w:r>
      <w:r>
        <w:t xml:space="preserve"> review</w:t>
      </w:r>
      <w:r w:rsidR="00FF0039">
        <w:t xml:space="preserve"> and implementation</w:t>
      </w:r>
      <w:r>
        <w:t>.</w:t>
      </w:r>
    </w:p>
    <w:sectPr w:rsidR="0024375F" w:rsidRPr="00E6503A" w:rsidSect="0050553C">
      <w:headerReference w:type="default" r:id="rId54"/>
      <w:footerReference w:type="default" r:id="rId55"/>
      <w:headerReference w:type="first" r:id="rId56"/>
      <w:footerReference w:type="first" r:id="rId57"/>
      <w:pgSz w:w="12240" w:h="15840"/>
      <w:pgMar w:top="1440" w:right="1041" w:bottom="1440" w:left="851" w:header="708" w:footer="862"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1532" w:rsidRDefault="00A41532" w:rsidP="00805628">
      <w:pPr>
        <w:spacing w:after="0" w:line="240" w:lineRule="auto"/>
      </w:pPr>
      <w:r>
        <w:separator/>
      </w:r>
    </w:p>
  </w:endnote>
  <w:endnote w:type="continuationSeparator" w:id="0">
    <w:p w:rsidR="00A41532" w:rsidRDefault="00A41532" w:rsidP="00805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orte">
    <w:altName w:val="Brush Script MT"/>
    <w:panose1 w:val="03060902040502070203"/>
    <w:charset w:val="00"/>
    <w:family w:val="script"/>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69B8" w:rsidRDefault="009069B8" w:rsidP="0050553C">
    <w:pPr>
      <w:pStyle w:val="a5"/>
      <w:pBdr>
        <w:top w:val="thinThickSmallGap" w:sz="24" w:space="1" w:color="548DD4" w:themeColor="text2" w:themeTint="99"/>
      </w:pBdr>
    </w:pPr>
    <w:r>
      <w:ptab w:relativeTo="margin" w:alignment="center" w:leader="none"/>
    </w:r>
    <w:del w:id="965" w:author="עופר קלוו" w:date="2013-10-02T23:18:00Z">
      <w:r w:rsidDel="008141D2">
        <w:delText xml:space="preserve">[ </w:delText>
      </w:r>
    </w:del>
    <w:ins w:id="966" w:author="עופר קלוו" w:date="2013-10-02T23:18:00Z">
      <w:r w:rsidR="008141D2">
        <w:t>[</w:t>
      </w:r>
    </w:ins>
    <w:r>
      <w:fldChar w:fldCharType="begin"/>
    </w:r>
    <w:r>
      <w:instrText xml:space="preserve"> PAGE  \* ArabicDash  \* MERGEFORMAT </w:instrText>
    </w:r>
    <w:r>
      <w:fldChar w:fldCharType="separate"/>
    </w:r>
    <w:r w:rsidR="008141D2">
      <w:rPr>
        <w:noProof/>
      </w:rPr>
      <w:t>- 2 -</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69B8" w:rsidRDefault="009069B8" w:rsidP="003F48BF">
    <w:pPr>
      <w:pStyle w:val="a5"/>
      <w:pBdr>
        <w:top w:val="thinThickSmallGap" w:sz="24" w:space="1" w:color="548DD4" w:themeColor="text2" w:themeTint="99"/>
      </w:pBdr>
    </w:pPr>
    <w:r>
      <w:ptab w:relativeTo="margin" w:alignment="center" w:leader="none"/>
    </w:r>
    <w:del w:id="967" w:author="עופר קלוו" w:date="2013-10-02T23:18:00Z">
      <w:r w:rsidDel="008141D2">
        <w:delText xml:space="preserve">[ </w:delText>
      </w:r>
    </w:del>
    <w:ins w:id="968" w:author="עופר קלוו" w:date="2013-10-02T23:18:00Z">
      <w:r w:rsidR="008141D2">
        <w:t>[</w:t>
      </w:r>
    </w:ins>
    <w:r>
      <w:fldChar w:fldCharType="begin"/>
    </w:r>
    <w:r>
      <w:instrText xml:space="preserve"> PAGE  \* ArabicDash  \* MERGEFORMAT </w:instrText>
    </w:r>
    <w:r>
      <w:fldChar w:fldCharType="separate"/>
    </w:r>
    <w:r w:rsidR="00280340">
      <w:rPr>
        <w:noProof/>
      </w:rPr>
      <w:t>- 1 -</w:t>
    </w:r>
    <w:r>
      <w:fldChar w:fldCharType="end"/>
    </w:r>
    <w:r>
      <w:t xml:space="preserve"> ]</w:t>
    </w:r>
  </w:p>
  <w:p w:rsidR="009069B8" w:rsidRDefault="009069B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1532" w:rsidRDefault="00A41532" w:rsidP="00805628">
      <w:pPr>
        <w:spacing w:after="0" w:line="240" w:lineRule="auto"/>
      </w:pPr>
      <w:r>
        <w:separator/>
      </w:r>
    </w:p>
  </w:footnote>
  <w:footnote w:type="continuationSeparator" w:id="0">
    <w:p w:rsidR="00A41532" w:rsidRDefault="00A41532" w:rsidP="008056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69B8" w:rsidRDefault="009069B8" w:rsidP="009D4CE8">
    <w:pPr>
      <w:pStyle w:val="a3"/>
      <w:ind w:firstLine="720"/>
    </w:pPr>
    <w:r>
      <w:rPr>
        <w:noProof/>
      </w:rPr>
      <w:drawing>
        <wp:anchor distT="0" distB="0" distL="114300" distR="114300" simplePos="0" relativeHeight="251663360" behindDoc="0" locked="0" layoutInCell="1" allowOverlap="1">
          <wp:simplePos x="0" y="0"/>
          <wp:positionH relativeFrom="column">
            <wp:posOffset>5210175</wp:posOffset>
          </wp:positionH>
          <wp:positionV relativeFrom="paragraph">
            <wp:posOffset>-376555</wp:posOffset>
          </wp:positionV>
          <wp:extent cx="1241099" cy="992037"/>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stone_logo.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41099" cy="992037"/>
                  </a:xfrm>
                  <a:prstGeom prst="rect">
                    <a:avLst/>
                  </a:prstGeom>
                </pic:spPr>
              </pic:pic>
            </a:graphicData>
          </a:graphic>
        </wp:anchor>
      </w:drawing>
    </w:r>
    <w:r>
      <w:t xml:space="preserve"> [ORS of the </w:t>
    </w:r>
    <w:r w:rsidRPr="00805628">
      <w:rPr>
        <w:rFonts w:ascii="Forte" w:hAnsi="Forte"/>
      </w:rPr>
      <w:t>inkstone</w:t>
    </w:r>
    <w:r>
      <w:t xml:space="preserve"> plugin]</w:t>
    </w:r>
    <w:r w:rsidRPr="003C6201">
      <w:rPr>
        <w:noProof/>
      </w:rPr>
      <w:t xml:space="preserve"> </w:t>
    </w:r>
  </w:p>
  <w:p w:rsidR="009069B8" w:rsidRDefault="009069B8" w:rsidP="00805628">
    <w:pPr>
      <w:pStyle w:val="a3"/>
      <w:pBdr>
        <w:bottom w:val="thickThinSmallGap" w:sz="24" w:space="1" w:color="548DD4" w:themeColor="text2" w:themeTint="99"/>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69B8" w:rsidRDefault="009069B8">
    <w:pPr>
      <w:pStyle w:val="a3"/>
    </w:pPr>
    <w:r>
      <w:rPr>
        <w:noProof/>
      </w:rPr>
      <w:drawing>
        <wp:anchor distT="0" distB="0" distL="114300" distR="114300" simplePos="0" relativeHeight="251661312" behindDoc="1" locked="0" layoutInCell="1" allowOverlap="1">
          <wp:simplePos x="0" y="0"/>
          <wp:positionH relativeFrom="column">
            <wp:posOffset>4707255</wp:posOffset>
          </wp:positionH>
          <wp:positionV relativeFrom="paragraph">
            <wp:posOffset>-173355</wp:posOffset>
          </wp:positionV>
          <wp:extent cx="1724025" cy="1377962"/>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stone_logo.jpg"/>
                  <pic:cNvPicPr/>
                </pic:nvPicPr>
                <pic:blipFill>
                  <a:blip r:embed="rId1">
                    <a:extLst>
                      <a:ext uri="{28A0092B-C50C-407E-A947-70E740481C1C}">
                        <a14:useLocalDpi xmlns:a14="http://schemas.microsoft.com/office/drawing/2010/main" val="0"/>
                      </a:ext>
                    </a:extLst>
                  </a:blip>
                  <a:stretch>
                    <a:fillRect/>
                  </a:stretch>
                </pic:blipFill>
                <pic:spPr>
                  <a:xfrm>
                    <a:off x="0" y="0"/>
                    <a:ext cx="1724025" cy="1377962"/>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alt="תיאור: C:\Users\OC\Documents\אופ תואר שני\פרויקט מתקדם במדעי המחשב - 22997\הצעה\ORS\graphics\Edit Filter icon.gif" style="width:11.9pt;height:11.9pt;visibility:visible;mso-wrap-style:square" o:bullet="t">
        <v:imagedata r:id="rId1" o:title="Edit Filter icon"/>
      </v:shape>
    </w:pict>
  </w:numPicBullet>
  <w:abstractNum w:abstractNumId="0">
    <w:nsid w:val="06D83A00"/>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7487DA7"/>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9981BBB"/>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B3A4855"/>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E795258"/>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EF97EC7"/>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0CC49E7"/>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4973DAC"/>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9B33A3F"/>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8D1A9B"/>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F6133A3"/>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37C36B4"/>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D742682"/>
    <w:multiLevelType w:val="hybridMultilevel"/>
    <w:tmpl w:val="67188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CB36BC"/>
    <w:multiLevelType w:val="hybridMultilevel"/>
    <w:tmpl w:val="28A2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233D33"/>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7CA186A"/>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nsid w:val="5A0706BE"/>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324265D"/>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4DE7804"/>
    <w:multiLevelType w:val="hybridMultilevel"/>
    <w:tmpl w:val="1D583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55597A"/>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B2C47AD"/>
    <w:multiLevelType w:val="hybridMultilevel"/>
    <w:tmpl w:val="11AC3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6167E"/>
    <w:multiLevelType w:val="hybridMultilevel"/>
    <w:tmpl w:val="158A9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5607CF"/>
    <w:multiLevelType w:val="hybridMultilevel"/>
    <w:tmpl w:val="54D04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090E4B"/>
    <w:multiLevelType w:val="hybridMultilevel"/>
    <w:tmpl w:val="232E2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9E5BFA"/>
    <w:multiLevelType w:val="hybridMultilevel"/>
    <w:tmpl w:val="A00C7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D3D6BDC"/>
    <w:multiLevelType w:val="hybridMultilevel"/>
    <w:tmpl w:val="A67A1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8"/>
  </w:num>
  <w:num w:numId="3">
    <w:abstractNumId w:val="5"/>
  </w:num>
  <w:num w:numId="4">
    <w:abstractNumId w:val="6"/>
  </w:num>
  <w:num w:numId="5">
    <w:abstractNumId w:val="1"/>
  </w:num>
  <w:num w:numId="6">
    <w:abstractNumId w:val="0"/>
  </w:num>
  <w:num w:numId="7">
    <w:abstractNumId w:val="10"/>
  </w:num>
  <w:num w:numId="8">
    <w:abstractNumId w:val="24"/>
  </w:num>
  <w:num w:numId="9">
    <w:abstractNumId w:val="4"/>
  </w:num>
  <w:num w:numId="10">
    <w:abstractNumId w:val="14"/>
  </w:num>
  <w:num w:numId="11">
    <w:abstractNumId w:val="7"/>
  </w:num>
  <w:num w:numId="12">
    <w:abstractNumId w:val="3"/>
  </w:num>
  <w:num w:numId="13">
    <w:abstractNumId w:val="17"/>
  </w:num>
  <w:num w:numId="14">
    <w:abstractNumId w:val="18"/>
  </w:num>
  <w:num w:numId="15">
    <w:abstractNumId w:val="9"/>
  </w:num>
  <w:num w:numId="16">
    <w:abstractNumId w:val="11"/>
  </w:num>
  <w:num w:numId="17">
    <w:abstractNumId w:val="19"/>
  </w:num>
  <w:num w:numId="18">
    <w:abstractNumId w:val="2"/>
  </w:num>
  <w:num w:numId="19">
    <w:abstractNumId w:val="16"/>
  </w:num>
  <w:num w:numId="20">
    <w:abstractNumId w:val="15"/>
  </w:num>
  <w:num w:numId="21">
    <w:abstractNumId w:val="23"/>
  </w:num>
  <w:num w:numId="22">
    <w:abstractNumId w:val="20"/>
  </w:num>
  <w:num w:numId="23">
    <w:abstractNumId w:val="22"/>
  </w:num>
  <w:num w:numId="24">
    <w:abstractNumId w:val="21"/>
  </w:num>
  <w:num w:numId="25">
    <w:abstractNumId w:val="25"/>
  </w:num>
  <w:num w:numId="26">
    <w:abstractNumId w:val="13"/>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09C"/>
    <w:rsid w:val="000068C5"/>
    <w:rsid w:val="0004042E"/>
    <w:rsid w:val="000449ED"/>
    <w:rsid w:val="00044AEF"/>
    <w:rsid w:val="00047718"/>
    <w:rsid w:val="00050075"/>
    <w:rsid w:val="00052353"/>
    <w:rsid w:val="00054B69"/>
    <w:rsid w:val="00061BA7"/>
    <w:rsid w:val="0006242B"/>
    <w:rsid w:val="00091D4C"/>
    <w:rsid w:val="000A305E"/>
    <w:rsid w:val="000A687E"/>
    <w:rsid w:val="000B0A21"/>
    <w:rsid w:val="000B0F84"/>
    <w:rsid w:val="000E007E"/>
    <w:rsid w:val="000E2EBC"/>
    <w:rsid w:val="000E5648"/>
    <w:rsid w:val="00113AD1"/>
    <w:rsid w:val="00113D25"/>
    <w:rsid w:val="00135BCB"/>
    <w:rsid w:val="00155BC7"/>
    <w:rsid w:val="001869BB"/>
    <w:rsid w:val="001A4E1D"/>
    <w:rsid w:val="001B4FF6"/>
    <w:rsid w:val="001B588E"/>
    <w:rsid w:val="001C06CE"/>
    <w:rsid w:val="001C1C74"/>
    <w:rsid w:val="001F38C0"/>
    <w:rsid w:val="001F543A"/>
    <w:rsid w:val="00215005"/>
    <w:rsid w:val="00215893"/>
    <w:rsid w:val="00221970"/>
    <w:rsid w:val="0023264B"/>
    <w:rsid w:val="0024038D"/>
    <w:rsid w:val="002403F0"/>
    <w:rsid w:val="0024375F"/>
    <w:rsid w:val="002565AD"/>
    <w:rsid w:val="002629CF"/>
    <w:rsid w:val="00275298"/>
    <w:rsid w:val="00277906"/>
    <w:rsid w:val="00280340"/>
    <w:rsid w:val="002825F6"/>
    <w:rsid w:val="002828C9"/>
    <w:rsid w:val="00291BA1"/>
    <w:rsid w:val="002940C0"/>
    <w:rsid w:val="002B274D"/>
    <w:rsid w:val="002D509C"/>
    <w:rsid w:val="002D5144"/>
    <w:rsid w:val="003001A1"/>
    <w:rsid w:val="00307C82"/>
    <w:rsid w:val="00307FE6"/>
    <w:rsid w:val="0031411A"/>
    <w:rsid w:val="00326F35"/>
    <w:rsid w:val="0033053E"/>
    <w:rsid w:val="00335AD3"/>
    <w:rsid w:val="00343039"/>
    <w:rsid w:val="00357FA9"/>
    <w:rsid w:val="003618B2"/>
    <w:rsid w:val="00367472"/>
    <w:rsid w:val="003749FD"/>
    <w:rsid w:val="003B2259"/>
    <w:rsid w:val="003C0D14"/>
    <w:rsid w:val="003C6201"/>
    <w:rsid w:val="003D07C2"/>
    <w:rsid w:val="003E2444"/>
    <w:rsid w:val="003E291C"/>
    <w:rsid w:val="003E6EBC"/>
    <w:rsid w:val="003E786A"/>
    <w:rsid w:val="003E7ABA"/>
    <w:rsid w:val="003F48BF"/>
    <w:rsid w:val="00404755"/>
    <w:rsid w:val="00413E2E"/>
    <w:rsid w:val="004167C4"/>
    <w:rsid w:val="00425146"/>
    <w:rsid w:val="00426F43"/>
    <w:rsid w:val="0042728F"/>
    <w:rsid w:val="0043295F"/>
    <w:rsid w:val="0044247F"/>
    <w:rsid w:val="0046481B"/>
    <w:rsid w:val="00465E1E"/>
    <w:rsid w:val="00467E30"/>
    <w:rsid w:val="004733EA"/>
    <w:rsid w:val="00477FB5"/>
    <w:rsid w:val="004915DD"/>
    <w:rsid w:val="004A627D"/>
    <w:rsid w:val="004A7B73"/>
    <w:rsid w:val="004B63CF"/>
    <w:rsid w:val="004B7E04"/>
    <w:rsid w:val="004D0E5E"/>
    <w:rsid w:val="004E0A7C"/>
    <w:rsid w:val="004F17FF"/>
    <w:rsid w:val="004F5905"/>
    <w:rsid w:val="0050553C"/>
    <w:rsid w:val="00507F78"/>
    <w:rsid w:val="00523D6F"/>
    <w:rsid w:val="00546744"/>
    <w:rsid w:val="0055567A"/>
    <w:rsid w:val="0056494A"/>
    <w:rsid w:val="00564DC9"/>
    <w:rsid w:val="005820B1"/>
    <w:rsid w:val="005910F8"/>
    <w:rsid w:val="00591253"/>
    <w:rsid w:val="00592061"/>
    <w:rsid w:val="00594C19"/>
    <w:rsid w:val="005A6B97"/>
    <w:rsid w:val="005C333F"/>
    <w:rsid w:val="005C4C2F"/>
    <w:rsid w:val="005E449B"/>
    <w:rsid w:val="005F266B"/>
    <w:rsid w:val="005F3604"/>
    <w:rsid w:val="0060145C"/>
    <w:rsid w:val="00604035"/>
    <w:rsid w:val="006161CF"/>
    <w:rsid w:val="006217F9"/>
    <w:rsid w:val="00627EE4"/>
    <w:rsid w:val="00634E12"/>
    <w:rsid w:val="0064556D"/>
    <w:rsid w:val="00650A51"/>
    <w:rsid w:val="00655A1A"/>
    <w:rsid w:val="00675FB1"/>
    <w:rsid w:val="00690EE1"/>
    <w:rsid w:val="00695F08"/>
    <w:rsid w:val="00697F53"/>
    <w:rsid w:val="006A299D"/>
    <w:rsid w:val="006A3559"/>
    <w:rsid w:val="006A3608"/>
    <w:rsid w:val="006A4DE7"/>
    <w:rsid w:val="006B750C"/>
    <w:rsid w:val="006D0072"/>
    <w:rsid w:val="006D056B"/>
    <w:rsid w:val="006D5CBD"/>
    <w:rsid w:val="006E01DF"/>
    <w:rsid w:val="00701ADC"/>
    <w:rsid w:val="0071052E"/>
    <w:rsid w:val="007110EA"/>
    <w:rsid w:val="007136AF"/>
    <w:rsid w:val="0071565B"/>
    <w:rsid w:val="00726808"/>
    <w:rsid w:val="00733574"/>
    <w:rsid w:val="0074416C"/>
    <w:rsid w:val="007550B5"/>
    <w:rsid w:val="00755353"/>
    <w:rsid w:val="00780E5B"/>
    <w:rsid w:val="007836BF"/>
    <w:rsid w:val="0079183C"/>
    <w:rsid w:val="00792750"/>
    <w:rsid w:val="007B02A7"/>
    <w:rsid w:val="007B1081"/>
    <w:rsid w:val="007B1608"/>
    <w:rsid w:val="007B33C7"/>
    <w:rsid w:val="007B5ADA"/>
    <w:rsid w:val="007C38F2"/>
    <w:rsid w:val="007C6AA2"/>
    <w:rsid w:val="007F46B3"/>
    <w:rsid w:val="007F5F7C"/>
    <w:rsid w:val="007F7F79"/>
    <w:rsid w:val="00805628"/>
    <w:rsid w:val="008141D2"/>
    <w:rsid w:val="0082185D"/>
    <w:rsid w:val="00835777"/>
    <w:rsid w:val="00855F52"/>
    <w:rsid w:val="00866ED7"/>
    <w:rsid w:val="00867ECD"/>
    <w:rsid w:val="00875E44"/>
    <w:rsid w:val="00881234"/>
    <w:rsid w:val="00885578"/>
    <w:rsid w:val="008C3E1F"/>
    <w:rsid w:val="008E5D42"/>
    <w:rsid w:val="008E5D7E"/>
    <w:rsid w:val="008E6B8B"/>
    <w:rsid w:val="008F1987"/>
    <w:rsid w:val="009069B8"/>
    <w:rsid w:val="00906CDC"/>
    <w:rsid w:val="009173A2"/>
    <w:rsid w:val="0092158F"/>
    <w:rsid w:val="009509C7"/>
    <w:rsid w:val="00961ABE"/>
    <w:rsid w:val="00961B62"/>
    <w:rsid w:val="009650B9"/>
    <w:rsid w:val="009711FE"/>
    <w:rsid w:val="009724BA"/>
    <w:rsid w:val="00972CFF"/>
    <w:rsid w:val="00973222"/>
    <w:rsid w:val="00973E52"/>
    <w:rsid w:val="009811C1"/>
    <w:rsid w:val="009A2CD5"/>
    <w:rsid w:val="009A5A81"/>
    <w:rsid w:val="009B4BB1"/>
    <w:rsid w:val="009D4CE8"/>
    <w:rsid w:val="009D79FA"/>
    <w:rsid w:val="009E1289"/>
    <w:rsid w:val="009E1435"/>
    <w:rsid w:val="009F4D97"/>
    <w:rsid w:val="009F7ADB"/>
    <w:rsid w:val="00A05A15"/>
    <w:rsid w:val="00A07E5E"/>
    <w:rsid w:val="00A32750"/>
    <w:rsid w:val="00A41532"/>
    <w:rsid w:val="00A54B0A"/>
    <w:rsid w:val="00A54BCC"/>
    <w:rsid w:val="00A56378"/>
    <w:rsid w:val="00A639EB"/>
    <w:rsid w:val="00A655FB"/>
    <w:rsid w:val="00A73F2C"/>
    <w:rsid w:val="00A77858"/>
    <w:rsid w:val="00A951A2"/>
    <w:rsid w:val="00AA4CA1"/>
    <w:rsid w:val="00AA798A"/>
    <w:rsid w:val="00AB2253"/>
    <w:rsid w:val="00AC215F"/>
    <w:rsid w:val="00AD2A0C"/>
    <w:rsid w:val="00AD3553"/>
    <w:rsid w:val="00AF36E2"/>
    <w:rsid w:val="00B04AD7"/>
    <w:rsid w:val="00B1283C"/>
    <w:rsid w:val="00B2221B"/>
    <w:rsid w:val="00B22507"/>
    <w:rsid w:val="00B30236"/>
    <w:rsid w:val="00B44D6C"/>
    <w:rsid w:val="00B47EE3"/>
    <w:rsid w:val="00B52FA8"/>
    <w:rsid w:val="00B55BC8"/>
    <w:rsid w:val="00B647A4"/>
    <w:rsid w:val="00B65900"/>
    <w:rsid w:val="00B81999"/>
    <w:rsid w:val="00B91573"/>
    <w:rsid w:val="00BA10AD"/>
    <w:rsid w:val="00BB6C5C"/>
    <w:rsid w:val="00BB6D19"/>
    <w:rsid w:val="00BD10F7"/>
    <w:rsid w:val="00BD29EF"/>
    <w:rsid w:val="00BD441C"/>
    <w:rsid w:val="00BD4BB1"/>
    <w:rsid w:val="00BE35AC"/>
    <w:rsid w:val="00BF6610"/>
    <w:rsid w:val="00C030C3"/>
    <w:rsid w:val="00C054C2"/>
    <w:rsid w:val="00C160A3"/>
    <w:rsid w:val="00C20F51"/>
    <w:rsid w:val="00C226EB"/>
    <w:rsid w:val="00C348AB"/>
    <w:rsid w:val="00C4071B"/>
    <w:rsid w:val="00C776E4"/>
    <w:rsid w:val="00C90230"/>
    <w:rsid w:val="00CA4C40"/>
    <w:rsid w:val="00CD7FBD"/>
    <w:rsid w:val="00CE5550"/>
    <w:rsid w:val="00CF394D"/>
    <w:rsid w:val="00D00AD1"/>
    <w:rsid w:val="00D01224"/>
    <w:rsid w:val="00D0362F"/>
    <w:rsid w:val="00D46BC4"/>
    <w:rsid w:val="00D46D1E"/>
    <w:rsid w:val="00D56D4F"/>
    <w:rsid w:val="00D56F13"/>
    <w:rsid w:val="00D61C6D"/>
    <w:rsid w:val="00D73415"/>
    <w:rsid w:val="00D829F6"/>
    <w:rsid w:val="00D9603E"/>
    <w:rsid w:val="00DA2827"/>
    <w:rsid w:val="00DB69F0"/>
    <w:rsid w:val="00DD1B50"/>
    <w:rsid w:val="00DE20B4"/>
    <w:rsid w:val="00DE658C"/>
    <w:rsid w:val="00DF3097"/>
    <w:rsid w:val="00DF4104"/>
    <w:rsid w:val="00E0682E"/>
    <w:rsid w:val="00E14B09"/>
    <w:rsid w:val="00E206B6"/>
    <w:rsid w:val="00E313AE"/>
    <w:rsid w:val="00E47267"/>
    <w:rsid w:val="00E47BF1"/>
    <w:rsid w:val="00E50B59"/>
    <w:rsid w:val="00E601BE"/>
    <w:rsid w:val="00E6503A"/>
    <w:rsid w:val="00E65313"/>
    <w:rsid w:val="00E91594"/>
    <w:rsid w:val="00E91915"/>
    <w:rsid w:val="00EA4585"/>
    <w:rsid w:val="00EA613E"/>
    <w:rsid w:val="00EB6FB0"/>
    <w:rsid w:val="00EC3A69"/>
    <w:rsid w:val="00EF0370"/>
    <w:rsid w:val="00EF2E7A"/>
    <w:rsid w:val="00F279A7"/>
    <w:rsid w:val="00F378ED"/>
    <w:rsid w:val="00F62F6E"/>
    <w:rsid w:val="00F655F0"/>
    <w:rsid w:val="00F676BC"/>
    <w:rsid w:val="00F71D5B"/>
    <w:rsid w:val="00F72E30"/>
    <w:rsid w:val="00F82786"/>
    <w:rsid w:val="00F83D57"/>
    <w:rsid w:val="00F97F99"/>
    <w:rsid w:val="00FA3281"/>
    <w:rsid w:val="00FA5E91"/>
    <w:rsid w:val="00FA60DE"/>
    <w:rsid w:val="00FC1FCB"/>
    <w:rsid w:val="00FE6E94"/>
    <w:rsid w:val="00FE75F5"/>
    <w:rsid w:val="00FF0039"/>
    <w:rsid w:val="00FF4FA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D509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D509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D509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2D509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2D509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2D509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D509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D509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2D509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D509C"/>
    <w:rPr>
      <w:rFonts w:asciiTheme="majorHAnsi" w:eastAsiaTheme="majorEastAsia" w:hAnsiTheme="majorHAnsi" w:cstheme="majorBidi"/>
      <w:b/>
      <w:bCs/>
      <w:color w:val="365F91" w:themeColor="accent1" w:themeShade="BF"/>
      <w:sz w:val="28"/>
      <w:szCs w:val="28"/>
    </w:rPr>
  </w:style>
  <w:style w:type="character" w:customStyle="1" w:styleId="20">
    <w:name w:val="כותרת 2 תו"/>
    <w:basedOn w:val="a0"/>
    <w:link w:val="2"/>
    <w:uiPriority w:val="9"/>
    <w:rsid w:val="002D509C"/>
    <w:rPr>
      <w:rFonts w:asciiTheme="majorHAnsi" w:eastAsiaTheme="majorEastAsia" w:hAnsiTheme="majorHAnsi" w:cstheme="majorBidi"/>
      <w:b/>
      <w:bCs/>
      <w:color w:val="4F81BD" w:themeColor="accent1"/>
      <w:sz w:val="26"/>
      <w:szCs w:val="26"/>
    </w:rPr>
  </w:style>
  <w:style w:type="character" w:customStyle="1" w:styleId="30">
    <w:name w:val="כותרת 3 תו"/>
    <w:basedOn w:val="a0"/>
    <w:link w:val="3"/>
    <w:uiPriority w:val="9"/>
    <w:rsid w:val="002D509C"/>
    <w:rPr>
      <w:rFonts w:asciiTheme="majorHAnsi" w:eastAsiaTheme="majorEastAsia" w:hAnsiTheme="majorHAnsi" w:cstheme="majorBidi"/>
      <w:b/>
      <w:bCs/>
      <w:color w:val="4F81BD" w:themeColor="accent1"/>
    </w:rPr>
  </w:style>
  <w:style w:type="character" w:customStyle="1" w:styleId="40">
    <w:name w:val="כותרת 4 תו"/>
    <w:basedOn w:val="a0"/>
    <w:link w:val="4"/>
    <w:uiPriority w:val="9"/>
    <w:rsid w:val="002D509C"/>
    <w:rPr>
      <w:rFonts w:asciiTheme="majorHAnsi" w:eastAsiaTheme="majorEastAsia" w:hAnsiTheme="majorHAnsi" w:cstheme="majorBidi"/>
      <w:b/>
      <w:bCs/>
      <w:i/>
      <w:iCs/>
      <w:color w:val="4F81BD" w:themeColor="accent1"/>
    </w:rPr>
  </w:style>
  <w:style w:type="character" w:customStyle="1" w:styleId="50">
    <w:name w:val="כותרת 5 תו"/>
    <w:basedOn w:val="a0"/>
    <w:link w:val="5"/>
    <w:uiPriority w:val="9"/>
    <w:semiHidden/>
    <w:rsid w:val="002D509C"/>
    <w:rPr>
      <w:rFonts w:asciiTheme="majorHAnsi" w:eastAsiaTheme="majorEastAsia" w:hAnsiTheme="majorHAnsi" w:cstheme="majorBidi"/>
      <w:color w:val="243F60" w:themeColor="accent1" w:themeShade="7F"/>
    </w:rPr>
  </w:style>
  <w:style w:type="character" w:customStyle="1" w:styleId="60">
    <w:name w:val="כותרת 6 תו"/>
    <w:basedOn w:val="a0"/>
    <w:link w:val="6"/>
    <w:uiPriority w:val="9"/>
    <w:semiHidden/>
    <w:rsid w:val="002D509C"/>
    <w:rPr>
      <w:rFonts w:asciiTheme="majorHAnsi" w:eastAsiaTheme="majorEastAsia" w:hAnsiTheme="majorHAnsi" w:cstheme="majorBidi"/>
      <w:i/>
      <w:iCs/>
      <w:color w:val="243F60" w:themeColor="accent1" w:themeShade="7F"/>
    </w:rPr>
  </w:style>
  <w:style w:type="character" w:customStyle="1" w:styleId="70">
    <w:name w:val="כותרת 7 תו"/>
    <w:basedOn w:val="a0"/>
    <w:link w:val="7"/>
    <w:uiPriority w:val="9"/>
    <w:semiHidden/>
    <w:rsid w:val="002D509C"/>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2D509C"/>
    <w:rPr>
      <w:rFonts w:asciiTheme="majorHAnsi" w:eastAsiaTheme="majorEastAsia" w:hAnsiTheme="majorHAnsi" w:cstheme="majorBidi"/>
      <w:color w:val="404040" w:themeColor="text1" w:themeTint="BF"/>
      <w:sz w:val="20"/>
      <w:szCs w:val="20"/>
    </w:rPr>
  </w:style>
  <w:style w:type="character" w:customStyle="1" w:styleId="90">
    <w:name w:val="כותרת 9 תו"/>
    <w:basedOn w:val="a0"/>
    <w:link w:val="9"/>
    <w:uiPriority w:val="9"/>
    <w:semiHidden/>
    <w:rsid w:val="002D509C"/>
    <w:rPr>
      <w:rFonts w:asciiTheme="majorHAnsi" w:eastAsiaTheme="majorEastAsia" w:hAnsiTheme="majorHAnsi" w:cstheme="majorBidi"/>
      <w:i/>
      <w:iCs/>
      <w:color w:val="404040" w:themeColor="text1" w:themeTint="BF"/>
      <w:sz w:val="20"/>
      <w:szCs w:val="20"/>
    </w:rPr>
  </w:style>
  <w:style w:type="paragraph" w:styleId="a3">
    <w:name w:val="header"/>
    <w:basedOn w:val="a"/>
    <w:link w:val="a4"/>
    <w:uiPriority w:val="99"/>
    <w:unhideWhenUsed/>
    <w:rsid w:val="00805628"/>
    <w:pPr>
      <w:tabs>
        <w:tab w:val="center" w:pos="4320"/>
        <w:tab w:val="right" w:pos="8640"/>
      </w:tabs>
      <w:spacing w:after="0" w:line="240" w:lineRule="auto"/>
    </w:pPr>
  </w:style>
  <w:style w:type="character" w:customStyle="1" w:styleId="a4">
    <w:name w:val="כותרת עליונה תו"/>
    <w:basedOn w:val="a0"/>
    <w:link w:val="a3"/>
    <w:uiPriority w:val="99"/>
    <w:rsid w:val="00805628"/>
  </w:style>
  <w:style w:type="paragraph" w:styleId="a5">
    <w:name w:val="footer"/>
    <w:basedOn w:val="a"/>
    <w:link w:val="a6"/>
    <w:uiPriority w:val="99"/>
    <w:unhideWhenUsed/>
    <w:rsid w:val="00805628"/>
    <w:pPr>
      <w:tabs>
        <w:tab w:val="center" w:pos="4320"/>
        <w:tab w:val="right" w:pos="8640"/>
      </w:tabs>
      <w:spacing w:after="0" w:line="240" w:lineRule="auto"/>
    </w:pPr>
  </w:style>
  <w:style w:type="character" w:customStyle="1" w:styleId="a6">
    <w:name w:val="כותרת תחתונה תו"/>
    <w:basedOn w:val="a0"/>
    <w:link w:val="a5"/>
    <w:uiPriority w:val="99"/>
    <w:rsid w:val="00805628"/>
  </w:style>
  <w:style w:type="paragraph" w:styleId="NormalWeb">
    <w:name w:val="Normal (Web)"/>
    <w:basedOn w:val="a"/>
    <w:uiPriority w:val="99"/>
    <w:semiHidden/>
    <w:unhideWhenUsed/>
    <w:rsid w:val="00805628"/>
    <w:pPr>
      <w:spacing w:before="100" w:beforeAutospacing="1" w:after="100" w:afterAutospacing="1" w:line="240" w:lineRule="auto"/>
    </w:pPr>
    <w:rPr>
      <w:rFonts w:ascii="Times New Roman" w:eastAsiaTheme="minorEastAsia" w:hAnsi="Times New Roman" w:cs="Times New Roman"/>
      <w:sz w:val="24"/>
      <w:szCs w:val="24"/>
    </w:rPr>
  </w:style>
  <w:style w:type="paragraph" w:styleId="a7">
    <w:name w:val="Title"/>
    <w:basedOn w:val="a"/>
    <w:next w:val="a"/>
    <w:link w:val="a8"/>
    <w:uiPriority w:val="10"/>
    <w:qFormat/>
    <w:rsid w:val="00426F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8">
    <w:name w:val="כותרת טקסט תו"/>
    <w:basedOn w:val="a0"/>
    <w:link w:val="a7"/>
    <w:uiPriority w:val="10"/>
    <w:rsid w:val="00426F43"/>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aa"/>
    <w:uiPriority w:val="11"/>
    <w:qFormat/>
    <w:rsid w:val="0059125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a">
    <w:name w:val="כותרת משנה תו"/>
    <w:basedOn w:val="a0"/>
    <w:link w:val="a9"/>
    <w:uiPriority w:val="11"/>
    <w:rsid w:val="00591253"/>
    <w:rPr>
      <w:rFonts w:asciiTheme="majorHAnsi" w:eastAsiaTheme="majorEastAsia" w:hAnsiTheme="majorHAnsi" w:cstheme="majorBidi"/>
      <w:i/>
      <w:iCs/>
      <w:color w:val="4F81BD" w:themeColor="accent1"/>
      <w:spacing w:val="15"/>
      <w:sz w:val="24"/>
      <w:szCs w:val="24"/>
    </w:rPr>
  </w:style>
  <w:style w:type="table" w:styleId="ab">
    <w:name w:val="Table Grid"/>
    <w:basedOn w:val="a1"/>
    <w:uiPriority w:val="59"/>
    <w:rsid w:val="003141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7F5F7C"/>
    <w:pPr>
      <w:ind w:left="720"/>
      <w:contextualSpacing/>
    </w:pPr>
  </w:style>
  <w:style w:type="paragraph" w:styleId="ad">
    <w:name w:val="Balloon Text"/>
    <w:basedOn w:val="a"/>
    <w:link w:val="ae"/>
    <w:uiPriority w:val="99"/>
    <w:semiHidden/>
    <w:unhideWhenUsed/>
    <w:rsid w:val="003F48BF"/>
    <w:pPr>
      <w:spacing w:after="0" w:line="240" w:lineRule="auto"/>
    </w:pPr>
    <w:rPr>
      <w:rFonts w:ascii="Tahoma" w:hAnsi="Tahoma" w:cs="Tahoma"/>
      <w:sz w:val="16"/>
      <w:szCs w:val="16"/>
    </w:rPr>
  </w:style>
  <w:style w:type="character" w:customStyle="1" w:styleId="ae">
    <w:name w:val="טקסט בלונים תו"/>
    <w:basedOn w:val="a0"/>
    <w:link w:val="ad"/>
    <w:uiPriority w:val="99"/>
    <w:semiHidden/>
    <w:rsid w:val="003F48BF"/>
    <w:rPr>
      <w:rFonts w:ascii="Tahoma" w:hAnsi="Tahoma" w:cs="Tahoma"/>
      <w:sz w:val="16"/>
      <w:szCs w:val="16"/>
    </w:rPr>
  </w:style>
  <w:style w:type="character" w:customStyle="1" w:styleId="apple-converted-space">
    <w:name w:val="apple-converted-space"/>
    <w:basedOn w:val="a0"/>
    <w:rsid w:val="00EC3A69"/>
  </w:style>
  <w:style w:type="paragraph" w:styleId="af">
    <w:name w:val="caption"/>
    <w:basedOn w:val="a"/>
    <w:next w:val="a"/>
    <w:uiPriority w:val="35"/>
    <w:unhideWhenUsed/>
    <w:qFormat/>
    <w:rsid w:val="006A3559"/>
    <w:pPr>
      <w:spacing w:line="240" w:lineRule="auto"/>
    </w:pPr>
    <w:rPr>
      <w:b/>
      <w:bCs/>
      <w:color w:val="4F81BD" w:themeColor="accent1"/>
      <w:sz w:val="18"/>
      <w:szCs w:val="18"/>
    </w:rPr>
  </w:style>
  <w:style w:type="character" w:customStyle="1" w:styleId="word">
    <w:name w:val="word"/>
    <w:basedOn w:val="a0"/>
    <w:rsid w:val="00594C19"/>
  </w:style>
  <w:style w:type="paragraph" w:styleId="TOC2">
    <w:name w:val="toc 2"/>
    <w:basedOn w:val="a"/>
    <w:next w:val="a"/>
    <w:autoRedefine/>
    <w:uiPriority w:val="39"/>
    <w:unhideWhenUsed/>
    <w:rsid w:val="004F5905"/>
    <w:pPr>
      <w:spacing w:after="100"/>
      <w:ind w:left="220"/>
    </w:pPr>
  </w:style>
  <w:style w:type="paragraph" w:styleId="TOC1">
    <w:name w:val="toc 1"/>
    <w:basedOn w:val="a"/>
    <w:next w:val="a"/>
    <w:autoRedefine/>
    <w:uiPriority w:val="39"/>
    <w:unhideWhenUsed/>
    <w:rsid w:val="004F5905"/>
    <w:pPr>
      <w:spacing w:after="100"/>
    </w:pPr>
  </w:style>
  <w:style w:type="paragraph" w:styleId="TOC3">
    <w:name w:val="toc 3"/>
    <w:basedOn w:val="a"/>
    <w:next w:val="a"/>
    <w:autoRedefine/>
    <w:uiPriority w:val="39"/>
    <w:unhideWhenUsed/>
    <w:rsid w:val="004F5905"/>
    <w:pPr>
      <w:spacing w:after="100"/>
      <w:ind w:left="440"/>
    </w:pPr>
  </w:style>
  <w:style w:type="paragraph" w:styleId="af0">
    <w:name w:val="table of figures"/>
    <w:basedOn w:val="a"/>
    <w:next w:val="a"/>
    <w:uiPriority w:val="99"/>
    <w:unhideWhenUsed/>
    <w:rsid w:val="004F5905"/>
    <w:pPr>
      <w:spacing w:after="0"/>
    </w:pPr>
  </w:style>
  <w:style w:type="character" w:styleId="Hyperlink">
    <w:name w:val="Hyperlink"/>
    <w:basedOn w:val="a0"/>
    <w:uiPriority w:val="99"/>
    <w:unhideWhenUsed/>
    <w:rsid w:val="004F5905"/>
    <w:rPr>
      <w:color w:val="0000FF" w:themeColor="hyperlink"/>
      <w:u w:val="single"/>
    </w:rPr>
  </w:style>
  <w:style w:type="table" w:styleId="-5">
    <w:name w:val="Light List Accent 5"/>
    <w:basedOn w:val="a1"/>
    <w:uiPriority w:val="61"/>
    <w:rsid w:val="00E313A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
    <w:name w:val="Medium Shading 1 Accent 5"/>
    <w:basedOn w:val="a1"/>
    <w:uiPriority w:val="63"/>
    <w:rsid w:val="00E313A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af1">
    <w:name w:val="Document Map"/>
    <w:basedOn w:val="a"/>
    <w:link w:val="af2"/>
    <w:uiPriority w:val="99"/>
    <w:semiHidden/>
    <w:unhideWhenUsed/>
    <w:rsid w:val="00357FA9"/>
    <w:pPr>
      <w:spacing w:after="0" w:line="240" w:lineRule="auto"/>
    </w:pPr>
    <w:rPr>
      <w:rFonts w:ascii="Tahoma" w:hAnsi="Tahoma" w:cs="Tahoma"/>
      <w:sz w:val="16"/>
      <w:szCs w:val="16"/>
    </w:rPr>
  </w:style>
  <w:style w:type="character" w:customStyle="1" w:styleId="af2">
    <w:name w:val="מפת מסמך תו"/>
    <w:basedOn w:val="a0"/>
    <w:link w:val="af1"/>
    <w:uiPriority w:val="99"/>
    <w:semiHidden/>
    <w:rsid w:val="00357FA9"/>
    <w:rPr>
      <w:rFonts w:ascii="Tahoma" w:hAnsi="Tahoma" w:cs="Tahoma"/>
      <w:sz w:val="16"/>
      <w:szCs w:val="16"/>
    </w:rPr>
  </w:style>
  <w:style w:type="table" w:customStyle="1" w:styleId="11">
    <w:name w:val="סגנון1"/>
    <w:basedOn w:val="a1"/>
    <w:uiPriority w:val="99"/>
    <w:qFormat/>
    <w:rsid w:val="0055567A"/>
    <w:pPr>
      <w:spacing w:after="0" w:line="240" w:lineRule="auto"/>
    </w:pPr>
    <w:tblPr>
      <w:tblInd w:w="0" w:type="dxa"/>
      <w:tblCellMar>
        <w:top w:w="0" w:type="dxa"/>
        <w:left w:w="108" w:type="dxa"/>
        <w:bottom w:w="0" w:type="dxa"/>
        <w:right w:w="108" w:type="dxa"/>
      </w:tblCellMar>
    </w:tblPr>
    <w:tcPr>
      <w:shd w:val="clear" w:color="auto" w:fill="auto"/>
    </w:tcPr>
  </w:style>
  <w:style w:type="character" w:styleId="af3">
    <w:name w:val="Placeholder Text"/>
    <w:basedOn w:val="a0"/>
    <w:uiPriority w:val="99"/>
    <w:semiHidden/>
    <w:rsid w:val="00F655F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D509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D509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D509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2D509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2D509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2D509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D509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D509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2D509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D509C"/>
    <w:rPr>
      <w:rFonts w:asciiTheme="majorHAnsi" w:eastAsiaTheme="majorEastAsia" w:hAnsiTheme="majorHAnsi" w:cstheme="majorBidi"/>
      <w:b/>
      <w:bCs/>
      <w:color w:val="365F91" w:themeColor="accent1" w:themeShade="BF"/>
      <w:sz w:val="28"/>
      <w:szCs w:val="28"/>
    </w:rPr>
  </w:style>
  <w:style w:type="character" w:customStyle="1" w:styleId="20">
    <w:name w:val="כותרת 2 תו"/>
    <w:basedOn w:val="a0"/>
    <w:link w:val="2"/>
    <w:uiPriority w:val="9"/>
    <w:rsid w:val="002D509C"/>
    <w:rPr>
      <w:rFonts w:asciiTheme="majorHAnsi" w:eastAsiaTheme="majorEastAsia" w:hAnsiTheme="majorHAnsi" w:cstheme="majorBidi"/>
      <w:b/>
      <w:bCs/>
      <w:color w:val="4F81BD" w:themeColor="accent1"/>
      <w:sz w:val="26"/>
      <w:szCs w:val="26"/>
    </w:rPr>
  </w:style>
  <w:style w:type="character" w:customStyle="1" w:styleId="30">
    <w:name w:val="כותרת 3 תו"/>
    <w:basedOn w:val="a0"/>
    <w:link w:val="3"/>
    <w:uiPriority w:val="9"/>
    <w:rsid w:val="002D509C"/>
    <w:rPr>
      <w:rFonts w:asciiTheme="majorHAnsi" w:eastAsiaTheme="majorEastAsia" w:hAnsiTheme="majorHAnsi" w:cstheme="majorBidi"/>
      <w:b/>
      <w:bCs/>
      <w:color w:val="4F81BD" w:themeColor="accent1"/>
    </w:rPr>
  </w:style>
  <w:style w:type="character" w:customStyle="1" w:styleId="40">
    <w:name w:val="כותרת 4 תו"/>
    <w:basedOn w:val="a0"/>
    <w:link w:val="4"/>
    <w:uiPriority w:val="9"/>
    <w:rsid w:val="002D509C"/>
    <w:rPr>
      <w:rFonts w:asciiTheme="majorHAnsi" w:eastAsiaTheme="majorEastAsia" w:hAnsiTheme="majorHAnsi" w:cstheme="majorBidi"/>
      <w:b/>
      <w:bCs/>
      <w:i/>
      <w:iCs/>
      <w:color w:val="4F81BD" w:themeColor="accent1"/>
    </w:rPr>
  </w:style>
  <w:style w:type="character" w:customStyle="1" w:styleId="50">
    <w:name w:val="כותרת 5 תו"/>
    <w:basedOn w:val="a0"/>
    <w:link w:val="5"/>
    <w:uiPriority w:val="9"/>
    <w:semiHidden/>
    <w:rsid w:val="002D509C"/>
    <w:rPr>
      <w:rFonts w:asciiTheme="majorHAnsi" w:eastAsiaTheme="majorEastAsia" w:hAnsiTheme="majorHAnsi" w:cstheme="majorBidi"/>
      <w:color w:val="243F60" w:themeColor="accent1" w:themeShade="7F"/>
    </w:rPr>
  </w:style>
  <w:style w:type="character" w:customStyle="1" w:styleId="60">
    <w:name w:val="כותרת 6 תו"/>
    <w:basedOn w:val="a0"/>
    <w:link w:val="6"/>
    <w:uiPriority w:val="9"/>
    <w:semiHidden/>
    <w:rsid w:val="002D509C"/>
    <w:rPr>
      <w:rFonts w:asciiTheme="majorHAnsi" w:eastAsiaTheme="majorEastAsia" w:hAnsiTheme="majorHAnsi" w:cstheme="majorBidi"/>
      <w:i/>
      <w:iCs/>
      <w:color w:val="243F60" w:themeColor="accent1" w:themeShade="7F"/>
    </w:rPr>
  </w:style>
  <w:style w:type="character" w:customStyle="1" w:styleId="70">
    <w:name w:val="כותרת 7 תו"/>
    <w:basedOn w:val="a0"/>
    <w:link w:val="7"/>
    <w:uiPriority w:val="9"/>
    <w:semiHidden/>
    <w:rsid w:val="002D509C"/>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2D509C"/>
    <w:rPr>
      <w:rFonts w:asciiTheme="majorHAnsi" w:eastAsiaTheme="majorEastAsia" w:hAnsiTheme="majorHAnsi" w:cstheme="majorBidi"/>
      <w:color w:val="404040" w:themeColor="text1" w:themeTint="BF"/>
      <w:sz w:val="20"/>
      <w:szCs w:val="20"/>
    </w:rPr>
  </w:style>
  <w:style w:type="character" w:customStyle="1" w:styleId="90">
    <w:name w:val="כותרת 9 תו"/>
    <w:basedOn w:val="a0"/>
    <w:link w:val="9"/>
    <w:uiPriority w:val="9"/>
    <w:semiHidden/>
    <w:rsid w:val="002D509C"/>
    <w:rPr>
      <w:rFonts w:asciiTheme="majorHAnsi" w:eastAsiaTheme="majorEastAsia" w:hAnsiTheme="majorHAnsi" w:cstheme="majorBidi"/>
      <w:i/>
      <w:iCs/>
      <w:color w:val="404040" w:themeColor="text1" w:themeTint="BF"/>
      <w:sz w:val="20"/>
      <w:szCs w:val="20"/>
    </w:rPr>
  </w:style>
  <w:style w:type="paragraph" w:styleId="a3">
    <w:name w:val="header"/>
    <w:basedOn w:val="a"/>
    <w:link w:val="a4"/>
    <w:uiPriority w:val="99"/>
    <w:unhideWhenUsed/>
    <w:rsid w:val="00805628"/>
    <w:pPr>
      <w:tabs>
        <w:tab w:val="center" w:pos="4320"/>
        <w:tab w:val="right" w:pos="8640"/>
      </w:tabs>
      <w:spacing w:after="0" w:line="240" w:lineRule="auto"/>
    </w:pPr>
  </w:style>
  <w:style w:type="character" w:customStyle="1" w:styleId="a4">
    <w:name w:val="כותרת עליונה תו"/>
    <w:basedOn w:val="a0"/>
    <w:link w:val="a3"/>
    <w:uiPriority w:val="99"/>
    <w:rsid w:val="00805628"/>
  </w:style>
  <w:style w:type="paragraph" w:styleId="a5">
    <w:name w:val="footer"/>
    <w:basedOn w:val="a"/>
    <w:link w:val="a6"/>
    <w:uiPriority w:val="99"/>
    <w:unhideWhenUsed/>
    <w:rsid w:val="00805628"/>
    <w:pPr>
      <w:tabs>
        <w:tab w:val="center" w:pos="4320"/>
        <w:tab w:val="right" w:pos="8640"/>
      </w:tabs>
      <w:spacing w:after="0" w:line="240" w:lineRule="auto"/>
    </w:pPr>
  </w:style>
  <w:style w:type="character" w:customStyle="1" w:styleId="a6">
    <w:name w:val="כותרת תחתונה תו"/>
    <w:basedOn w:val="a0"/>
    <w:link w:val="a5"/>
    <w:uiPriority w:val="99"/>
    <w:rsid w:val="00805628"/>
  </w:style>
  <w:style w:type="paragraph" w:styleId="NormalWeb">
    <w:name w:val="Normal (Web)"/>
    <w:basedOn w:val="a"/>
    <w:uiPriority w:val="99"/>
    <w:semiHidden/>
    <w:unhideWhenUsed/>
    <w:rsid w:val="00805628"/>
    <w:pPr>
      <w:spacing w:before="100" w:beforeAutospacing="1" w:after="100" w:afterAutospacing="1" w:line="240" w:lineRule="auto"/>
    </w:pPr>
    <w:rPr>
      <w:rFonts w:ascii="Times New Roman" w:eastAsiaTheme="minorEastAsia" w:hAnsi="Times New Roman" w:cs="Times New Roman"/>
      <w:sz w:val="24"/>
      <w:szCs w:val="24"/>
    </w:rPr>
  </w:style>
  <w:style w:type="paragraph" w:styleId="a7">
    <w:name w:val="Title"/>
    <w:basedOn w:val="a"/>
    <w:next w:val="a"/>
    <w:link w:val="a8"/>
    <w:uiPriority w:val="10"/>
    <w:qFormat/>
    <w:rsid w:val="00426F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8">
    <w:name w:val="כותרת טקסט תו"/>
    <w:basedOn w:val="a0"/>
    <w:link w:val="a7"/>
    <w:uiPriority w:val="10"/>
    <w:rsid w:val="00426F43"/>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aa"/>
    <w:uiPriority w:val="11"/>
    <w:qFormat/>
    <w:rsid w:val="0059125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a">
    <w:name w:val="כותרת משנה תו"/>
    <w:basedOn w:val="a0"/>
    <w:link w:val="a9"/>
    <w:uiPriority w:val="11"/>
    <w:rsid w:val="00591253"/>
    <w:rPr>
      <w:rFonts w:asciiTheme="majorHAnsi" w:eastAsiaTheme="majorEastAsia" w:hAnsiTheme="majorHAnsi" w:cstheme="majorBidi"/>
      <w:i/>
      <w:iCs/>
      <w:color w:val="4F81BD" w:themeColor="accent1"/>
      <w:spacing w:val="15"/>
      <w:sz w:val="24"/>
      <w:szCs w:val="24"/>
    </w:rPr>
  </w:style>
  <w:style w:type="table" w:styleId="ab">
    <w:name w:val="Table Grid"/>
    <w:basedOn w:val="a1"/>
    <w:uiPriority w:val="59"/>
    <w:rsid w:val="003141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7F5F7C"/>
    <w:pPr>
      <w:ind w:left="720"/>
      <w:contextualSpacing/>
    </w:pPr>
  </w:style>
  <w:style w:type="paragraph" w:styleId="ad">
    <w:name w:val="Balloon Text"/>
    <w:basedOn w:val="a"/>
    <w:link w:val="ae"/>
    <w:uiPriority w:val="99"/>
    <w:semiHidden/>
    <w:unhideWhenUsed/>
    <w:rsid w:val="003F48BF"/>
    <w:pPr>
      <w:spacing w:after="0" w:line="240" w:lineRule="auto"/>
    </w:pPr>
    <w:rPr>
      <w:rFonts w:ascii="Tahoma" w:hAnsi="Tahoma" w:cs="Tahoma"/>
      <w:sz w:val="16"/>
      <w:szCs w:val="16"/>
    </w:rPr>
  </w:style>
  <w:style w:type="character" w:customStyle="1" w:styleId="ae">
    <w:name w:val="טקסט בלונים תו"/>
    <w:basedOn w:val="a0"/>
    <w:link w:val="ad"/>
    <w:uiPriority w:val="99"/>
    <w:semiHidden/>
    <w:rsid w:val="003F48BF"/>
    <w:rPr>
      <w:rFonts w:ascii="Tahoma" w:hAnsi="Tahoma" w:cs="Tahoma"/>
      <w:sz w:val="16"/>
      <w:szCs w:val="16"/>
    </w:rPr>
  </w:style>
  <w:style w:type="character" w:customStyle="1" w:styleId="apple-converted-space">
    <w:name w:val="apple-converted-space"/>
    <w:basedOn w:val="a0"/>
    <w:rsid w:val="00EC3A69"/>
  </w:style>
  <w:style w:type="paragraph" w:styleId="af">
    <w:name w:val="caption"/>
    <w:basedOn w:val="a"/>
    <w:next w:val="a"/>
    <w:uiPriority w:val="35"/>
    <w:unhideWhenUsed/>
    <w:qFormat/>
    <w:rsid w:val="006A3559"/>
    <w:pPr>
      <w:spacing w:line="240" w:lineRule="auto"/>
    </w:pPr>
    <w:rPr>
      <w:b/>
      <w:bCs/>
      <w:color w:val="4F81BD" w:themeColor="accent1"/>
      <w:sz w:val="18"/>
      <w:szCs w:val="18"/>
    </w:rPr>
  </w:style>
  <w:style w:type="character" w:customStyle="1" w:styleId="word">
    <w:name w:val="word"/>
    <w:basedOn w:val="a0"/>
    <w:rsid w:val="00594C19"/>
  </w:style>
  <w:style w:type="paragraph" w:styleId="TOC2">
    <w:name w:val="toc 2"/>
    <w:basedOn w:val="a"/>
    <w:next w:val="a"/>
    <w:autoRedefine/>
    <w:uiPriority w:val="39"/>
    <w:unhideWhenUsed/>
    <w:rsid w:val="004F5905"/>
    <w:pPr>
      <w:spacing w:after="100"/>
      <w:ind w:left="220"/>
    </w:pPr>
  </w:style>
  <w:style w:type="paragraph" w:styleId="TOC1">
    <w:name w:val="toc 1"/>
    <w:basedOn w:val="a"/>
    <w:next w:val="a"/>
    <w:autoRedefine/>
    <w:uiPriority w:val="39"/>
    <w:unhideWhenUsed/>
    <w:rsid w:val="004F5905"/>
    <w:pPr>
      <w:spacing w:after="100"/>
    </w:pPr>
  </w:style>
  <w:style w:type="paragraph" w:styleId="TOC3">
    <w:name w:val="toc 3"/>
    <w:basedOn w:val="a"/>
    <w:next w:val="a"/>
    <w:autoRedefine/>
    <w:uiPriority w:val="39"/>
    <w:unhideWhenUsed/>
    <w:rsid w:val="004F5905"/>
    <w:pPr>
      <w:spacing w:after="100"/>
      <w:ind w:left="440"/>
    </w:pPr>
  </w:style>
  <w:style w:type="paragraph" w:styleId="af0">
    <w:name w:val="table of figures"/>
    <w:basedOn w:val="a"/>
    <w:next w:val="a"/>
    <w:uiPriority w:val="99"/>
    <w:unhideWhenUsed/>
    <w:rsid w:val="004F5905"/>
    <w:pPr>
      <w:spacing w:after="0"/>
    </w:pPr>
  </w:style>
  <w:style w:type="character" w:styleId="Hyperlink">
    <w:name w:val="Hyperlink"/>
    <w:basedOn w:val="a0"/>
    <w:uiPriority w:val="99"/>
    <w:unhideWhenUsed/>
    <w:rsid w:val="004F5905"/>
    <w:rPr>
      <w:color w:val="0000FF" w:themeColor="hyperlink"/>
      <w:u w:val="single"/>
    </w:rPr>
  </w:style>
  <w:style w:type="table" w:styleId="-5">
    <w:name w:val="Light List Accent 5"/>
    <w:basedOn w:val="a1"/>
    <w:uiPriority w:val="61"/>
    <w:rsid w:val="00E313A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
    <w:name w:val="Medium Shading 1 Accent 5"/>
    <w:basedOn w:val="a1"/>
    <w:uiPriority w:val="63"/>
    <w:rsid w:val="00E313A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af1">
    <w:name w:val="Document Map"/>
    <w:basedOn w:val="a"/>
    <w:link w:val="af2"/>
    <w:uiPriority w:val="99"/>
    <w:semiHidden/>
    <w:unhideWhenUsed/>
    <w:rsid w:val="00357FA9"/>
    <w:pPr>
      <w:spacing w:after="0" w:line="240" w:lineRule="auto"/>
    </w:pPr>
    <w:rPr>
      <w:rFonts w:ascii="Tahoma" w:hAnsi="Tahoma" w:cs="Tahoma"/>
      <w:sz w:val="16"/>
      <w:szCs w:val="16"/>
    </w:rPr>
  </w:style>
  <w:style w:type="character" w:customStyle="1" w:styleId="af2">
    <w:name w:val="מפת מסמך תו"/>
    <w:basedOn w:val="a0"/>
    <w:link w:val="af1"/>
    <w:uiPriority w:val="99"/>
    <w:semiHidden/>
    <w:rsid w:val="00357FA9"/>
    <w:rPr>
      <w:rFonts w:ascii="Tahoma" w:hAnsi="Tahoma" w:cs="Tahoma"/>
      <w:sz w:val="16"/>
      <w:szCs w:val="16"/>
    </w:rPr>
  </w:style>
  <w:style w:type="table" w:customStyle="1" w:styleId="11">
    <w:name w:val="סגנון1"/>
    <w:basedOn w:val="a1"/>
    <w:uiPriority w:val="99"/>
    <w:qFormat/>
    <w:rsid w:val="0055567A"/>
    <w:pPr>
      <w:spacing w:after="0" w:line="240" w:lineRule="auto"/>
    </w:pPr>
    <w:tblPr>
      <w:tblInd w:w="0" w:type="dxa"/>
      <w:tblCellMar>
        <w:top w:w="0" w:type="dxa"/>
        <w:left w:w="108" w:type="dxa"/>
        <w:bottom w:w="0" w:type="dxa"/>
        <w:right w:w="108" w:type="dxa"/>
      </w:tblCellMar>
    </w:tblPr>
    <w:tcPr>
      <w:shd w:val="clear" w:color="auto" w:fill="auto"/>
    </w:tcPr>
  </w:style>
  <w:style w:type="character" w:styleId="af3">
    <w:name w:val="Placeholder Text"/>
    <w:basedOn w:val="a0"/>
    <w:uiPriority w:val="99"/>
    <w:semiHidden/>
    <w:rsid w:val="00F655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295410">
      <w:bodyDiv w:val="1"/>
      <w:marLeft w:val="0"/>
      <w:marRight w:val="0"/>
      <w:marTop w:val="0"/>
      <w:marBottom w:val="0"/>
      <w:divBdr>
        <w:top w:val="none" w:sz="0" w:space="0" w:color="auto"/>
        <w:left w:val="none" w:sz="0" w:space="0" w:color="auto"/>
        <w:bottom w:val="none" w:sz="0" w:space="0" w:color="auto"/>
        <w:right w:val="none" w:sz="0" w:space="0" w:color="auto"/>
      </w:divBdr>
      <w:divsChild>
        <w:div w:id="1981030738">
          <w:marLeft w:val="0"/>
          <w:marRight w:val="0"/>
          <w:marTop w:val="0"/>
          <w:marBottom w:val="0"/>
          <w:divBdr>
            <w:top w:val="none" w:sz="0" w:space="0" w:color="auto"/>
            <w:left w:val="none" w:sz="0" w:space="0" w:color="auto"/>
            <w:bottom w:val="none" w:sz="0" w:space="0" w:color="auto"/>
            <w:right w:val="none" w:sz="0" w:space="0" w:color="auto"/>
          </w:divBdr>
          <w:divsChild>
            <w:div w:id="1406996274">
              <w:marLeft w:val="0"/>
              <w:marRight w:val="0"/>
              <w:marTop w:val="0"/>
              <w:marBottom w:val="0"/>
              <w:divBdr>
                <w:top w:val="none" w:sz="0" w:space="0" w:color="auto"/>
                <w:left w:val="none" w:sz="0" w:space="0" w:color="auto"/>
                <w:bottom w:val="none" w:sz="0" w:space="0" w:color="auto"/>
                <w:right w:val="none" w:sz="0" w:space="0" w:color="auto"/>
              </w:divBdr>
              <w:divsChild>
                <w:div w:id="42563231">
                  <w:marLeft w:val="0"/>
                  <w:marRight w:val="0"/>
                  <w:marTop w:val="0"/>
                  <w:marBottom w:val="0"/>
                  <w:divBdr>
                    <w:top w:val="none" w:sz="0" w:space="0" w:color="auto"/>
                    <w:left w:val="none" w:sz="0" w:space="0" w:color="auto"/>
                    <w:bottom w:val="none" w:sz="0" w:space="0" w:color="auto"/>
                    <w:right w:val="none" w:sz="0" w:space="0" w:color="auto"/>
                  </w:divBdr>
                  <w:divsChild>
                    <w:div w:id="455758924">
                      <w:marLeft w:val="0"/>
                      <w:marRight w:val="0"/>
                      <w:marTop w:val="0"/>
                      <w:marBottom w:val="0"/>
                      <w:divBdr>
                        <w:top w:val="none" w:sz="0" w:space="0" w:color="auto"/>
                        <w:left w:val="none" w:sz="0" w:space="0" w:color="auto"/>
                        <w:bottom w:val="none" w:sz="0" w:space="0" w:color="auto"/>
                        <w:right w:val="none" w:sz="0" w:space="0" w:color="auto"/>
                      </w:divBdr>
                      <w:divsChild>
                        <w:div w:id="1380665690">
                          <w:marLeft w:val="0"/>
                          <w:marRight w:val="0"/>
                          <w:marTop w:val="0"/>
                          <w:marBottom w:val="0"/>
                          <w:divBdr>
                            <w:top w:val="single" w:sz="6" w:space="0" w:color="B8B8B8"/>
                            <w:left w:val="single" w:sz="6" w:space="0" w:color="B8B8B8"/>
                            <w:bottom w:val="single" w:sz="6" w:space="0" w:color="B8B8B8"/>
                            <w:right w:val="single" w:sz="6" w:space="0" w:color="B8B8B8"/>
                          </w:divBdr>
                          <w:divsChild>
                            <w:div w:id="1081830023">
                              <w:marLeft w:val="0"/>
                              <w:marRight w:val="0"/>
                              <w:marTop w:val="0"/>
                              <w:marBottom w:val="0"/>
                              <w:divBdr>
                                <w:top w:val="none" w:sz="0" w:space="0" w:color="auto"/>
                                <w:left w:val="none" w:sz="0" w:space="0" w:color="auto"/>
                                <w:bottom w:val="none" w:sz="0" w:space="0" w:color="auto"/>
                                <w:right w:val="none" w:sz="0" w:space="0" w:color="auto"/>
                              </w:divBdr>
                              <w:divsChild>
                                <w:div w:id="1139804883">
                                  <w:marLeft w:val="0"/>
                                  <w:marRight w:val="0"/>
                                  <w:marTop w:val="0"/>
                                  <w:marBottom w:val="0"/>
                                  <w:divBdr>
                                    <w:top w:val="none" w:sz="0" w:space="0" w:color="auto"/>
                                    <w:left w:val="none" w:sz="0" w:space="0" w:color="auto"/>
                                    <w:bottom w:val="none" w:sz="0" w:space="0" w:color="auto"/>
                                    <w:right w:val="none" w:sz="0" w:space="0" w:color="auto"/>
                                  </w:divBdr>
                                  <w:divsChild>
                                    <w:div w:id="1038166421">
                                      <w:marLeft w:val="0"/>
                                      <w:marRight w:val="0"/>
                                      <w:marTop w:val="75"/>
                                      <w:marBottom w:val="75"/>
                                      <w:divBdr>
                                        <w:top w:val="none" w:sz="0" w:space="0" w:color="auto"/>
                                        <w:left w:val="none" w:sz="0" w:space="0" w:color="auto"/>
                                        <w:bottom w:val="none" w:sz="0" w:space="0" w:color="auto"/>
                                        <w:right w:val="none" w:sz="0" w:space="0" w:color="auto"/>
                                      </w:divBdr>
                                      <w:divsChild>
                                        <w:div w:id="330254553">
                                          <w:marLeft w:val="0"/>
                                          <w:marRight w:val="0"/>
                                          <w:marTop w:val="0"/>
                                          <w:marBottom w:val="0"/>
                                          <w:divBdr>
                                            <w:top w:val="none" w:sz="0" w:space="0" w:color="auto"/>
                                            <w:left w:val="none" w:sz="0" w:space="0" w:color="auto"/>
                                            <w:bottom w:val="none" w:sz="0" w:space="0" w:color="auto"/>
                                            <w:right w:val="none" w:sz="0" w:space="0" w:color="auto"/>
                                          </w:divBdr>
                                          <w:divsChild>
                                            <w:div w:id="138109469">
                                              <w:marLeft w:val="0"/>
                                              <w:marRight w:val="0"/>
                                              <w:marTop w:val="0"/>
                                              <w:marBottom w:val="0"/>
                                              <w:divBdr>
                                                <w:top w:val="none" w:sz="0" w:space="0" w:color="auto"/>
                                                <w:left w:val="none" w:sz="0" w:space="0" w:color="auto"/>
                                                <w:bottom w:val="none" w:sz="0" w:space="0" w:color="auto"/>
                                                <w:right w:val="none" w:sz="0" w:space="0" w:color="auto"/>
                                              </w:divBdr>
                                              <w:divsChild>
                                                <w:div w:id="265582275">
                                                  <w:marLeft w:val="15"/>
                                                  <w:marRight w:val="15"/>
                                                  <w:marTop w:val="15"/>
                                                  <w:marBottom w:val="15"/>
                                                  <w:divBdr>
                                                    <w:top w:val="none" w:sz="0" w:space="0" w:color="auto"/>
                                                    <w:left w:val="none" w:sz="0" w:space="0" w:color="auto"/>
                                                    <w:bottom w:val="none" w:sz="0" w:space="0" w:color="auto"/>
                                                    <w:right w:val="none" w:sz="0" w:space="0" w:color="auto"/>
                                                  </w:divBdr>
                                                  <w:divsChild>
                                                    <w:div w:id="33299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1.emf"/><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gi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package" Target="embeddings/Microsoft_PowerPoint_Presentation2.pptx"/><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jpg"/><Relationship Id="rId57"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g"/><Relationship Id="rId52" Type="http://schemas.openxmlformats.org/officeDocument/2006/relationships/image" Target="media/image42.emf"/><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docs.oracle.com/javase/6/docs/api/java/util/regex/Pattern.html" TargetMode="External"/><Relationship Id="rId43" Type="http://schemas.openxmlformats.org/officeDocument/2006/relationships/image" Target="media/image35.png"/><Relationship Id="rId48" Type="http://schemas.openxmlformats.org/officeDocument/2006/relationships/image" Target="media/image1.gif"/><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package" Target="embeddings/Microsoft_PowerPoint_Presentation1.pptx"/><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_rels/header2.xml.rels><?xml version="1.0" encoding="UTF-8" standalone="yes"?>
<Relationships xmlns="http://schemas.openxmlformats.org/package/2006/relationships"><Relationship Id="rId1" Type="http://schemas.openxmlformats.org/officeDocument/2006/relationships/image" Target="media/image4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BAE7CF-2B6C-4DC2-85B3-9436F7C7B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3614</TotalTime>
  <Pages>24</Pages>
  <Words>3872</Words>
  <Characters>22076</Characters>
  <Application>Microsoft Office Word</Application>
  <DocSecurity>0</DocSecurity>
  <Lines>183</Lines>
  <Paragraphs>51</Paragraphs>
  <ScaleCrop>false</ScaleCrop>
  <HeadingPairs>
    <vt:vector size="2" baseType="variant">
      <vt:variant>
        <vt:lpstr>שם</vt:lpstr>
      </vt:variant>
      <vt:variant>
        <vt:i4>1</vt:i4>
      </vt:variant>
    </vt:vector>
  </HeadingPairs>
  <TitlesOfParts>
    <vt:vector size="1" baseType="lpstr">
      <vt:lpstr/>
    </vt:vector>
  </TitlesOfParts>
  <Company>משפחת קלוו</Company>
  <LinksUpToDate>false</LinksUpToDate>
  <CharactersWithSpaces>25897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עופר קלוו</dc:creator>
  <cp:lastModifiedBy>עופר קלוו</cp:lastModifiedBy>
  <cp:revision>98</cp:revision>
  <dcterms:created xsi:type="dcterms:W3CDTF">2012-05-26T19:13:00Z</dcterms:created>
  <dcterms:modified xsi:type="dcterms:W3CDTF">2013-10-02T20:19:00Z</dcterms:modified>
</cp:coreProperties>
</file>